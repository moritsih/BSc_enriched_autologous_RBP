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7459DD" w14:textId="77777777" w:rsidR="00150772" w:rsidRPr="00AE20A9" w:rsidRDefault="00150772" w:rsidP="00150772">
      <w:pPr>
        <w:autoSpaceDE w:val="0"/>
        <w:autoSpaceDN w:val="0"/>
        <w:adjustRightInd w:val="0"/>
        <w:spacing w:line="240" w:lineRule="auto"/>
        <w:jc w:val="center"/>
        <w:rPr>
          <w:rFonts w:eastAsia="CMBX12" w:cstheme="majorHAnsi"/>
          <w:sz w:val="50"/>
          <w:szCs w:val="50"/>
          <w:lang w:val="en-US"/>
        </w:rPr>
      </w:pPr>
      <w:bookmarkStart w:id="0" w:name="_nua5h0b6p74h" w:colFirst="0" w:colLast="0"/>
      <w:bookmarkEnd w:id="0"/>
    </w:p>
    <w:p w14:paraId="58A82C28" w14:textId="77777777" w:rsidR="00150772" w:rsidRPr="00AE20A9" w:rsidRDefault="00150772" w:rsidP="00150772">
      <w:pPr>
        <w:autoSpaceDE w:val="0"/>
        <w:autoSpaceDN w:val="0"/>
        <w:adjustRightInd w:val="0"/>
        <w:spacing w:line="240" w:lineRule="auto"/>
        <w:jc w:val="center"/>
        <w:rPr>
          <w:rFonts w:eastAsia="CMBX12" w:cstheme="majorHAnsi"/>
          <w:sz w:val="50"/>
          <w:szCs w:val="50"/>
          <w:lang w:val="en-US"/>
        </w:rPr>
      </w:pPr>
    </w:p>
    <w:p w14:paraId="46B2CF33" w14:textId="77777777" w:rsidR="00150772" w:rsidRPr="00AE20A9" w:rsidRDefault="00150772" w:rsidP="00150772">
      <w:pPr>
        <w:autoSpaceDE w:val="0"/>
        <w:autoSpaceDN w:val="0"/>
        <w:adjustRightInd w:val="0"/>
        <w:spacing w:line="240" w:lineRule="auto"/>
        <w:jc w:val="center"/>
        <w:rPr>
          <w:rFonts w:eastAsia="CMBX12" w:cstheme="majorHAnsi"/>
          <w:b/>
          <w:bCs/>
          <w:sz w:val="52"/>
          <w:szCs w:val="52"/>
          <w:lang w:val="en-US"/>
        </w:rPr>
      </w:pPr>
      <w:r w:rsidRPr="00AE20A9">
        <w:rPr>
          <w:rFonts w:eastAsia="CMBX12" w:cstheme="majorHAnsi"/>
          <w:b/>
          <w:bCs/>
          <w:sz w:val="52"/>
          <w:szCs w:val="52"/>
          <w:lang w:val="en-US"/>
        </w:rPr>
        <w:t>BACHELOR THESIS</w:t>
      </w:r>
    </w:p>
    <w:p w14:paraId="54C3BB1B" w14:textId="77777777" w:rsidR="00150772" w:rsidRPr="00AE20A9" w:rsidRDefault="00150772" w:rsidP="00150772">
      <w:pPr>
        <w:autoSpaceDE w:val="0"/>
        <w:autoSpaceDN w:val="0"/>
        <w:adjustRightInd w:val="0"/>
        <w:spacing w:line="240" w:lineRule="auto"/>
        <w:jc w:val="center"/>
        <w:rPr>
          <w:rFonts w:eastAsia="CMBX12" w:cstheme="majorHAnsi"/>
          <w:b/>
          <w:bCs/>
          <w:sz w:val="50"/>
          <w:szCs w:val="50"/>
          <w:lang w:val="en-US"/>
        </w:rPr>
      </w:pPr>
    </w:p>
    <w:p w14:paraId="73EDE401" w14:textId="77777777" w:rsidR="00150772" w:rsidRPr="00AE20A9" w:rsidRDefault="29DD5717" w:rsidP="4105E7F7">
      <w:pPr>
        <w:autoSpaceDE w:val="0"/>
        <w:autoSpaceDN w:val="0"/>
        <w:adjustRightInd w:val="0"/>
        <w:spacing w:line="240" w:lineRule="auto"/>
        <w:jc w:val="center"/>
        <w:rPr>
          <w:rFonts w:eastAsia="CMBX12" w:cstheme="majorBidi"/>
          <w:b/>
          <w:bCs/>
          <w:sz w:val="41"/>
          <w:szCs w:val="41"/>
          <w:lang w:val="en-US"/>
        </w:rPr>
      </w:pPr>
      <w:commentRangeStart w:id="1"/>
      <w:commentRangeStart w:id="2"/>
      <w:r w:rsidRPr="29DD5717">
        <w:rPr>
          <w:rFonts w:eastAsia="CMBX12" w:cstheme="majorBidi"/>
          <w:b/>
          <w:bCs/>
          <w:sz w:val="41"/>
          <w:szCs w:val="41"/>
          <w:lang w:val="en-US"/>
        </w:rPr>
        <w:t>Analysis of autologous binding preferences</w:t>
      </w:r>
    </w:p>
    <w:p w14:paraId="0850FB78" w14:textId="7FB28A12" w:rsidR="00150772" w:rsidRPr="00AE20A9" w:rsidRDefault="29DD5717" w:rsidP="4105E7F7">
      <w:pPr>
        <w:autoSpaceDE w:val="0"/>
        <w:autoSpaceDN w:val="0"/>
        <w:adjustRightInd w:val="0"/>
        <w:spacing w:line="240" w:lineRule="auto"/>
        <w:jc w:val="center"/>
        <w:rPr>
          <w:rFonts w:eastAsia="CMBX12" w:cstheme="majorBidi"/>
          <w:b/>
          <w:bCs/>
          <w:sz w:val="41"/>
          <w:szCs w:val="41"/>
          <w:lang w:val="en-US"/>
        </w:rPr>
      </w:pPr>
      <w:r w:rsidRPr="29DD5717">
        <w:rPr>
          <w:rFonts w:eastAsia="CMBX12" w:cstheme="majorBidi"/>
          <w:b/>
          <w:bCs/>
          <w:sz w:val="41"/>
          <w:szCs w:val="41"/>
          <w:lang w:val="en-US"/>
        </w:rPr>
        <w:t>of RNA-binding proteins</w:t>
      </w:r>
      <w:commentRangeEnd w:id="1"/>
      <w:r w:rsidR="00150772">
        <w:rPr>
          <w:rStyle w:val="CommentReference"/>
        </w:rPr>
        <w:commentReference w:id="1"/>
      </w:r>
      <w:commentRangeEnd w:id="2"/>
      <w:r w:rsidR="00150772">
        <w:rPr>
          <w:rStyle w:val="CommentReference"/>
        </w:rPr>
        <w:commentReference w:id="2"/>
      </w:r>
    </w:p>
    <w:p w14:paraId="7F67D975" w14:textId="075D3FD1" w:rsidR="005A1CC0" w:rsidRPr="00AE20A9" w:rsidRDefault="005A1CC0" w:rsidP="00150772">
      <w:pPr>
        <w:autoSpaceDE w:val="0"/>
        <w:autoSpaceDN w:val="0"/>
        <w:adjustRightInd w:val="0"/>
        <w:spacing w:line="240" w:lineRule="auto"/>
        <w:jc w:val="center"/>
        <w:rPr>
          <w:rFonts w:eastAsia="CMBX12" w:cstheme="majorHAnsi"/>
          <w:b/>
          <w:bCs/>
          <w:sz w:val="41"/>
          <w:szCs w:val="41"/>
          <w:lang w:val="en-US"/>
        </w:rPr>
      </w:pPr>
    </w:p>
    <w:p w14:paraId="2E8BF7FA" w14:textId="77777777" w:rsidR="00821159" w:rsidRPr="00AE20A9" w:rsidRDefault="00821159" w:rsidP="00150772">
      <w:pPr>
        <w:autoSpaceDE w:val="0"/>
        <w:autoSpaceDN w:val="0"/>
        <w:adjustRightInd w:val="0"/>
        <w:spacing w:line="240" w:lineRule="auto"/>
        <w:jc w:val="center"/>
        <w:rPr>
          <w:rFonts w:eastAsia="CMBX12" w:cstheme="majorHAnsi"/>
          <w:b/>
          <w:bCs/>
          <w:sz w:val="41"/>
          <w:szCs w:val="41"/>
          <w:lang w:val="en-US"/>
        </w:rPr>
      </w:pPr>
    </w:p>
    <w:p w14:paraId="2AE094C2" w14:textId="77777777" w:rsidR="00150772" w:rsidRPr="00AE20A9" w:rsidRDefault="00150772" w:rsidP="00150772">
      <w:pPr>
        <w:autoSpaceDE w:val="0"/>
        <w:autoSpaceDN w:val="0"/>
        <w:adjustRightInd w:val="0"/>
        <w:spacing w:line="240" w:lineRule="auto"/>
        <w:jc w:val="center"/>
        <w:rPr>
          <w:rFonts w:eastAsia="CMR12" w:cstheme="majorHAnsi"/>
          <w:sz w:val="24"/>
          <w:szCs w:val="24"/>
          <w:lang w:val="en-US"/>
        </w:rPr>
      </w:pPr>
      <w:r w:rsidRPr="00AE20A9">
        <w:rPr>
          <w:rFonts w:eastAsia="CMR12" w:cstheme="majorHAnsi"/>
          <w:sz w:val="24"/>
          <w:szCs w:val="24"/>
          <w:lang w:val="en-US"/>
        </w:rPr>
        <w:t>submitted by</w:t>
      </w:r>
    </w:p>
    <w:p w14:paraId="04B79EB6" w14:textId="77777777" w:rsidR="00150772" w:rsidRPr="00AE20A9" w:rsidRDefault="00150772" w:rsidP="00150772">
      <w:pPr>
        <w:autoSpaceDE w:val="0"/>
        <w:autoSpaceDN w:val="0"/>
        <w:adjustRightInd w:val="0"/>
        <w:spacing w:line="240" w:lineRule="auto"/>
        <w:jc w:val="center"/>
        <w:rPr>
          <w:rFonts w:eastAsia="CMR12" w:cstheme="majorHAnsi"/>
          <w:b/>
          <w:bCs/>
          <w:sz w:val="30"/>
          <w:szCs w:val="30"/>
          <w:lang w:val="en-US"/>
        </w:rPr>
      </w:pPr>
      <w:r w:rsidRPr="00AE20A9">
        <w:rPr>
          <w:rFonts w:eastAsia="CMR12" w:cstheme="majorHAnsi"/>
          <w:b/>
          <w:bCs/>
          <w:sz w:val="30"/>
          <w:szCs w:val="30"/>
          <w:lang w:val="en-US"/>
        </w:rPr>
        <w:t xml:space="preserve">Moritz </w:t>
      </w:r>
      <w:proofErr w:type="spellStart"/>
      <w:r w:rsidRPr="00AE20A9">
        <w:rPr>
          <w:rFonts w:eastAsia="CMR12" w:cstheme="majorHAnsi"/>
          <w:b/>
          <w:bCs/>
          <w:sz w:val="30"/>
          <w:szCs w:val="30"/>
          <w:lang w:val="en-US"/>
        </w:rPr>
        <w:t>Haderer</w:t>
      </w:r>
      <w:proofErr w:type="spellEnd"/>
    </w:p>
    <w:p w14:paraId="1350637E" w14:textId="77777777" w:rsidR="00150772" w:rsidRPr="00AE20A9" w:rsidRDefault="00150772" w:rsidP="00150772">
      <w:pPr>
        <w:autoSpaceDE w:val="0"/>
        <w:autoSpaceDN w:val="0"/>
        <w:adjustRightInd w:val="0"/>
        <w:spacing w:line="240" w:lineRule="auto"/>
        <w:jc w:val="center"/>
        <w:rPr>
          <w:rFonts w:eastAsia="CMR12" w:cstheme="majorHAnsi"/>
          <w:sz w:val="30"/>
          <w:szCs w:val="30"/>
          <w:lang w:val="en-US"/>
        </w:rPr>
      </w:pPr>
    </w:p>
    <w:p w14:paraId="0E05952B" w14:textId="77777777" w:rsidR="00150772" w:rsidRPr="00AE20A9" w:rsidRDefault="00150772" w:rsidP="00150772">
      <w:pPr>
        <w:autoSpaceDE w:val="0"/>
        <w:autoSpaceDN w:val="0"/>
        <w:adjustRightInd w:val="0"/>
        <w:spacing w:line="240" w:lineRule="auto"/>
        <w:jc w:val="center"/>
        <w:rPr>
          <w:rFonts w:eastAsia="CMR12" w:cstheme="majorHAnsi"/>
          <w:sz w:val="30"/>
          <w:szCs w:val="30"/>
          <w:lang w:val="en-US"/>
        </w:rPr>
      </w:pPr>
    </w:p>
    <w:p w14:paraId="07385589" w14:textId="77777777" w:rsidR="00150772" w:rsidRPr="00AE20A9" w:rsidRDefault="00150772" w:rsidP="00150772">
      <w:pPr>
        <w:autoSpaceDE w:val="0"/>
        <w:autoSpaceDN w:val="0"/>
        <w:adjustRightInd w:val="0"/>
        <w:spacing w:line="240" w:lineRule="auto"/>
        <w:jc w:val="center"/>
        <w:rPr>
          <w:rFonts w:eastAsia="CMR12" w:cstheme="majorHAnsi"/>
          <w:sz w:val="24"/>
          <w:szCs w:val="24"/>
          <w:lang w:val="en-US"/>
        </w:rPr>
      </w:pPr>
      <w:r w:rsidRPr="00AE20A9">
        <w:rPr>
          <w:rFonts w:eastAsia="CMR12" w:cstheme="majorHAnsi"/>
          <w:sz w:val="24"/>
          <w:szCs w:val="24"/>
          <w:lang w:val="en-US"/>
        </w:rPr>
        <w:t>in partial fulfillment of the requirements for the degree of</w:t>
      </w:r>
    </w:p>
    <w:p w14:paraId="1736241E" w14:textId="77777777" w:rsidR="00150772" w:rsidRPr="00AE20A9" w:rsidRDefault="00150772" w:rsidP="00150772">
      <w:pPr>
        <w:autoSpaceDE w:val="0"/>
        <w:autoSpaceDN w:val="0"/>
        <w:adjustRightInd w:val="0"/>
        <w:spacing w:line="240" w:lineRule="auto"/>
        <w:jc w:val="center"/>
        <w:rPr>
          <w:rFonts w:eastAsia="CMBX12" w:cstheme="majorHAnsi"/>
          <w:b/>
          <w:bCs/>
          <w:sz w:val="29"/>
          <w:szCs w:val="29"/>
          <w:lang w:val="en-US"/>
        </w:rPr>
      </w:pPr>
      <w:r w:rsidRPr="00AE20A9">
        <w:rPr>
          <w:rFonts w:eastAsia="CMBX12" w:cstheme="majorHAnsi"/>
          <w:b/>
          <w:bCs/>
          <w:sz w:val="29"/>
          <w:szCs w:val="29"/>
          <w:lang w:val="en-US"/>
        </w:rPr>
        <w:t>Bachelor of Science (BSc)</w:t>
      </w:r>
    </w:p>
    <w:p w14:paraId="131440FB" w14:textId="77777777" w:rsidR="00150772" w:rsidRPr="00AE20A9" w:rsidRDefault="00150772" w:rsidP="00150772">
      <w:pPr>
        <w:autoSpaceDE w:val="0"/>
        <w:autoSpaceDN w:val="0"/>
        <w:adjustRightInd w:val="0"/>
        <w:spacing w:line="240" w:lineRule="auto"/>
        <w:rPr>
          <w:rFonts w:eastAsia="CMR10" w:cstheme="majorHAnsi"/>
          <w:lang w:val="en-US"/>
        </w:rPr>
      </w:pPr>
    </w:p>
    <w:p w14:paraId="27BA8F78" w14:textId="0AE70B8B" w:rsidR="00150772" w:rsidRPr="00AE20A9" w:rsidRDefault="00150772" w:rsidP="00150772">
      <w:pPr>
        <w:autoSpaceDE w:val="0"/>
        <w:autoSpaceDN w:val="0"/>
        <w:adjustRightInd w:val="0"/>
        <w:spacing w:line="240" w:lineRule="auto"/>
        <w:rPr>
          <w:rFonts w:eastAsia="CMR10" w:cstheme="majorHAnsi"/>
          <w:lang w:val="en-US"/>
        </w:rPr>
      </w:pPr>
    </w:p>
    <w:p w14:paraId="5CB29BF3" w14:textId="4B15ABEB" w:rsidR="0054697C" w:rsidRPr="00AE20A9" w:rsidRDefault="0054697C" w:rsidP="00150772">
      <w:pPr>
        <w:autoSpaceDE w:val="0"/>
        <w:autoSpaceDN w:val="0"/>
        <w:adjustRightInd w:val="0"/>
        <w:spacing w:line="240" w:lineRule="auto"/>
        <w:rPr>
          <w:rFonts w:eastAsia="CMR10" w:cstheme="majorHAnsi"/>
          <w:lang w:val="en-US"/>
        </w:rPr>
      </w:pPr>
    </w:p>
    <w:p w14:paraId="19712CC4" w14:textId="25CF1F3D" w:rsidR="0054697C" w:rsidRPr="00AE20A9" w:rsidRDefault="0054697C" w:rsidP="00150772">
      <w:pPr>
        <w:autoSpaceDE w:val="0"/>
        <w:autoSpaceDN w:val="0"/>
        <w:adjustRightInd w:val="0"/>
        <w:spacing w:line="240" w:lineRule="auto"/>
        <w:rPr>
          <w:rFonts w:eastAsia="CMR10" w:cstheme="majorHAnsi"/>
          <w:lang w:val="en-US"/>
        </w:rPr>
      </w:pPr>
    </w:p>
    <w:p w14:paraId="15EE3E4E" w14:textId="6FD8F353" w:rsidR="0054697C" w:rsidRPr="00AE20A9" w:rsidRDefault="0054697C" w:rsidP="00150772">
      <w:pPr>
        <w:autoSpaceDE w:val="0"/>
        <w:autoSpaceDN w:val="0"/>
        <w:adjustRightInd w:val="0"/>
        <w:spacing w:line="240" w:lineRule="auto"/>
        <w:rPr>
          <w:rFonts w:eastAsia="CMR10" w:cstheme="majorHAnsi"/>
          <w:lang w:val="en-US"/>
        </w:rPr>
      </w:pPr>
    </w:p>
    <w:p w14:paraId="70FBB1CF" w14:textId="02E13961" w:rsidR="0054697C" w:rsidRPr="00AE20A9" w:rsidRDefault="0054697C" w:rsidP="00150772">
      <w:pPr>
        <w:autoSpaceDE w:val="0"/>
        <w:autoSpaceDN w:val="0"/>
        <w:adjustRightInd w:val="0"/>
        <w:spacing w:line="240" w:lineRule="auto"/>
        <w:rPr>
          <w:rFonts w:eastAsia="CMR10" w:cstheme="majorHAnsi"/>
          <w:lang w:val="en-US"/>
        </w:rPr>
      </w:pPr>
    </w:p>
    <w:p w14:paraId="1562F65D" w14:textId="10920324" w:rsidR="0054697C" w:rsidRPr="00AE20A9" w:rsidRDefault="0054697C" w:rsidP="00150772">
      <w:pPr>
        <w:autoSpaceDE w:val="0"/>
        <w:autoSpaceDN w:val="0"/>
        <w:adjustRightInd w:val="0"/>
        <w:spacing w:line="240" w:lineRule="auto"/>
        <w:rPr>
          <w:rFonts w:eastAsia="CMR10" w:cstheme="majorHAnsi"/>
          <w:lang w:val="en-US"/>
        </w:rPr>
      </w:pPr>
    </w:p>
    <w:p w14:paraId="4C8F2CC8" w14:textId="2BB5D10B" w:rsidR="0054697C" w:rsidRPr="00AE20A9" w:rsidRDefault="0054697C" w:rsidP="00150772">
      <w:pPr>
        <w:autoSpaceDE w:val="0"/>
        <w:autoSpaceDN w:val="0"/>
        <w:adjustRightInd w:val="0"/>
        <w:spacing w:line="240" w:lineRule="auto"/>
        <w:rPr>
          <w:rFonts w:eastAsia="CMR10" w:cstheme="majorHAnsi"/>
          <w:lang w:val="en-US"/>
        </w:rPr>
      </w:pPr>
    </w:p>
    <w:p w14:paraId="79216B69" w14:textId="77777777" w:rsidR="0054697C" w:rsidRPr="00AE20A9" w:rsidRDefault="0054697C" w:rsidP="00150772">
      <w:pPr>
        <w:autoSpaceDE w:val="0"/>
        <w:autoSpaceDN w:val="0"/>
        <w:adjustRightInd w:val="0"/>
        <w:spacing w:line="240" w:lineRule="auto"/>
        <w:rPr>
          <w:rFonts w:eastAsia="CMR10" w:cstheme="majorHAnsi"/>
          <w:lang w:val="en-US"/>
        </w:rPr>
      </w:pPr>
    </w:p>
    <w:p w14:paraId="3B1EC24A" w14:textId="77777777" w:rsidR="00150772" w:rsidRPr="00AE20A9" w:rsidRDefault="00150772" w:rsidP="00150772">
      <w:pPr>
        <w:autoSpaceDE w:val="0"/>
        <w:autoSpaceDN w:val="0"/>
        <w:adjustRightInd w:val="0"/>
        <w:spacing w:line="240" w:lineRule="auto"/>
        <w:rPr>
          <w:rFonts w:eastAsia="CMR10" w:cstheme="majorHAnsi"/>
          <w:sz w:val="24"/>
          <w:szCs w:val="24"/>
          <w:lang w:val="en-US"/>
        </w:rPr>
      </w:pPr>
      <w:r w:rsidRPr="00AE20A9">
        <w:rPr>
          <w:rFonts w:eastAsia="CMR10" w:cstheme="majorHAnsi"/>
          <w:sz w:val="24"/>
          <w:szCs w:val="24"/>
          <w:lang w:val="en-US"/>
        </w:rPr>
        <w:t>Vienna, 2022</w:t>
      </w:r>
    </w:p>
    <w:p w14:paraId="2610669A" w14:textId="77777777" w:rsidR="00150772" w:rsidRPr="00AE20A9" w:rsidRDefault="00150772" w:rsidP="00150772">
      <w:pPr>
        <w:pStyle w:val="NoSpacing"/>
        <w:rPr>
          <w:rFonts w:asciiTheme="majorHAnsi" w:hAnsiTheme="majorHAnsi" w:cstheme="majorHAnsi"/>
          <w:lang w:val="en-US"/>
        </w:rPr>
      </w:pPr>
      <w:r w:rsidRPr="00AE20A9">
        <w:rPr>
          <w:rFonts w:asciiTheme="majorHAnsi" w:hAnsiTheme="majorHAnsi" w:cstheme="majorHAnsi"/>
          <w:noProof/>
          <w:lang w:val="en-US"/>
        </w:rPr>
        <mc:AlternateContent>
          <mc:Choice Requires="wpg">
            <w:drawing>
              <wp:anchor distT="0" distB="0" distL="114300" distR="114300" simplePos="0" relativeHeight="251651072" behindDoc="0" locked="0" layoutInCell="1" allowOverlap="1" wp14:anchorId="7B763776" wp14:editId="766111B3">
                <wp:simplePos x="0" y="0"/>
                <wp:positionH relativeFrom="margin">
                  <wp:align>center</wp:align>
                </wp:positionH>
                <wp:positionV relativeFrom="paragraph">
                  <wp:posOffset>193773</wp:posOffset>
                </wp:positionV>
                <wp:extent cx="5942965" cy="1795779"/>
                <wp:effectExtent l="0" t="0" r="635" b="0"/>
                <wp:wrapTight wrapText="bothSides">
                  <wp:wrapPolygon edited="0">
                    <wp:start x="0" y="0"/>
                    <wp:lineTo x="0" y="21317"/>
                    <wp:lineTo x="11494" y="21317"/>
                    <wp:lineTo x="21533" y="19713"/>
                    <wp:lineTo x="21533" y="2292"/>
                    <wp:lineTo x="11494" y="0"/>
                    <wp:lineTo x="0" y="0"/>
                  </wp:wrapPolygon>
                </wp:wrapTight>
                <wp:docPr id="9" name="Group 9"/>
                <wp:cNvGraphicFramePr/>
                <a:graphic xmlns:a="http://schemas.openxmlformats.org/drawingml/2006/main">
                  <a:graphicData uri="http://schemas.microsoft.com/office/word/2010/wordprocessingGroup">
                    <wpg:wgp>
                      <wpg:cNvGrpSpPr/>
                      <wpg:grpSpPr>
                        <a:xfrm>
                          <a:off x="0" y="0"/>
                          <a:ext cx="5942965" cy="1795779"/>
                          <a:chOff x="0" y="0"/>
                          <a:chExt cx="5943502" cy="1795780"/>
                        </a:xfrm>
                      </wpg:grpSpPr>
                      <wps:wsp>
                        <wps:cNvPr id="8" name="Text Box 2"/>
                        <wps:cNvSpPr txBox="1">
                          <a:spLocks noChangeArrowheads="1"/>
                        </wps:cNvSpPr>
                        <wps:spPr bwMode="auto">
                          <a:xfrm>
                            <a:off x="3094892" y="218049"/>
                            <a:ext cx="2848610" cy="1427481"/>
                          </a:xfrm>
                          <a:prstGeom prst="rect">
                            <a:avLst/>
                          </a:prstGeom>
                          <a:solidFill>
                            <a:srgbClr val="FFFFFF"/>
                          </a:solidFill>
                          <a:ln w="9525">
                            <a:noFill/>
                            <a:miter lim="800000"/>
                            <a:headEnd/>
                            <a:tailEnd/>
                          </a:ln>
                        </wps:spPr>
                        <wps:txbx>
                          <w:txbxContent>
                            <w:p w14:paraId="0FE269DA" w14:textId="77777777" w:rsidR="00150772" w:rsidRPr="0082280C" w:rsidRDefault="00150772" w:rsidP="00150772">
                              <w:pPr>
                                <w:autoSpaceDE w:val="0"/>
                                <w:autoSpaceDN w:val="0"/>
                                <w:adjustRightInd w:val="0"/>
                                <w:rPr>
                                  <w:rFonts w:asciiTheme="minorHAnsi" w:eastAsia="CMBX10" w:hAnsiTheme="minorHAnsi" w:cs="CMBX10"/>
                                  <w:b/>
                                  <w:bCs/>
                                  <w:lang w:val="en-AT"/>
                                </w:rPr>
                              </w:pPr>
                              <w:r w:rsidRPr="0082280C">
                                <w:rPr>
                                  <w:rFonts w:ascii="CMBX10" w:eastAsia="CMBX10" w:cs="CMBX10"/>
                                  <w:b/>
                                  <w:bCs/>
                                  <w:lang w:val="en-AT"/>
                                </w:rPr>
                                <w:t>UA 033 630</w:t>
                              </w:r>
                            </w:p>
                            <w:p w14:paraId="7C03805F" w14:textId="77777777" w:rsidR="00150772" w:rsidRDefault="00150772" w:rsidP="00150772">
                              <w:pPr>
                                <w:autoSpaceDE w:val="0"/>
                                <w:autoSpaceDN w:val="0"/>
                                <w:adjustRightInd w:val="0"/>
                                <w:rPr>
                                  <w:rFonts w:asciiTheme="minorHAnsi" w:eastAsia="CMBX10" w:hAnsiTheme="minorHAnsi" w:cs="CMBX10"/>
                                  <w:b/>
                                  <w:bCs/>
                                  <w:lang w:val="en-AT"/>
                                </w:rPr>
                              </w:pPr>
                            </w:p>
                            <w:p w14:paraId="2D60B4D9" w14:textId="77777777" w:rsidR="00150772" w:rsidRPr="0082280C" w:rsidRDefault="00150772" w:rsidP="00150772">
                              <w:pPr>
                                <w:autoSpaceDE w:val="0"/>
                                <w:autoSpaceDN w:val="0"/>
                                <w:adjustRightInd w:val="0"/>
                                <w:rPr>
                                  <w:rFonts w:asciiTheme="minorHAnsi" w:eastAsia="CMBX10" w:hAnsiTheme="minorHAnsi" w:cs="CMBX10"/>
                                  <w:b/>
                                  <w:bCs/>
                                  <w:lang w:val="en-AT"/>
                                </w:rPr>
                              </w:pPr>
                            </w:p>
                            <w:p w14:paraId="7206B7E1" w14:textId="77777777" w:rsidR="00150772" w:rsidRPr="0082280C" w:rsidRDefault="00150772" w:rsidP="00150772">
                              <w:pPr>
                                <w:autoSpaceDE w:val="0"/>
                                <w:autoSpaceDN w:val="0"/>
                                <w:adjustRightInd w:val="0"/>
                                <w:rPr>
                                  <w:rFonts w:asciiTheme="minorHAnsi" w:eastAsia="CMBX10" w:hAnsiTheme="minorHAnsi" w:cs="CMBX10"/>
                                  <w:b/>
                                  <w:bCs/>
                                  <w:lang w:val="en-AT"/>
                                </w:rPr>
                              </w:pPr>
                              <w:r w:rsidRPr="0082280C">
                                <w:rPr>
                                  <w:rFonts w:ascii="CMBX10" w:eastAsia="CMBX10" w:cs="CMBX10"/>
                                  <w:b/>
                                  <w:bCs/>
                                  <w:lang w:val="en-AT"/>
                                </w:rPr>
                                <w:t>Bachelor</w:t>
                              </w:r>
                              <w:r w:rsidRPr="0082280C">
                                <w:rPr>
                                  <w:rFonts w:ascii="CMBX10" w:eastAsia="CMBX10" w:cs="CMBX10" w:hint="eastAsia"/>
                                  <w:b/>
                                  <w:bCs/>
                                  <w:lang w:val="en-AT"/>
                                </w:rPr>
                                <w:t>’</w:t>
                              </w:r>
                              <w:r w:rsidRPr="0082280C">
                                <w:rPr>
                                  <w:rFonts w:ascii="CMBX10" w:eastAsia="CMBX10" w:cs="CMBX10"/>
                                  <w:b/>
                                  <w:bCs/>
                                  <w:lang w:val="en-AT"/>
                                </w:rPr>
                                <w:t>s degree programme Biology</w:t>
                              </w:r>
                            </w:p>
                            <w:p w14:paraId="06C924C8" w14:textId="77777777" w:rsidR="00150772" w:rsidRPr="0082280C" w:rsidRDefault="00150772" w:rsidP="00150772">
                              <w:pPr>
                                <w:autoSpaceDE w:val="0"/>
                                <w:autoSpaceDN w:val="0"/>
                                <w:adjustRightInd w:val="0"/>
                                <w:rPr>
                                  <w:rFonts w:asciiTheme="minorHAnsi" w:eastAsia="CMBX10" w:hAnsiTheme="minorHAnsi" w:cs="CMBX10"/>
                                  <w:b/>
                                  <w:bCs/>
                                  <w:lang w:val="en-AT"/>
                                </w:rPr>
                              </w:pPr>
                            </w:p>
                            <w:p w14:paraId="6D94D1D0" w14:textId="77777777" w:rsidR="00150772" w:rsidRPr="0082280C" w:rsidRDefault="00150772" w:rsidP="00150772">
                              <w:pPr>
                                <w:pStyle w:val="NoSpacing"/>
                                <w:spacing w:line="276" w:lineRule="auto"/>
                                <w:rPr>
                                  <w:rFonts w:asciiTheme="minorHAnsi" w:eastAsia="CMBX10" w:hAnsiTheme="minorHAnsi" w:cs="CMBX10"/>
                                  <w:b/>
                                  <w:bCs/>
                                  <w:lang w:val="en-AT"/>
                                </w:rPr>
                              </w:pPr>
                              <w:r w:rsidRPr="0082280C">
                                <w:rPr>
                                  <w:rFonts w:ascii="CMBX10" w:eastAsia="CMBX10" w:cs="CMBX10"/>
                                  <w:b/>
                                  <w:bCs/>
                                  <w:lang w:val="en-AT"/>
                                </w:rPr>
                                <w:t xml:space="preserve">Univ.-Prof. Dr. Bojan </w:t>
                              </w:r>
                              <w:proofErr w:type="spellStart"/>
                              <w:r w:rsidRPr="0082280C">
                                <w:rPr>
                                  <w:rFonts w:ascii="CMBX10" w:eastAsia="CMBX10" w:cs="CMBX10"/>
                                  <w:b/>
                                  <w:bCs/>
                                  <w:lang w:val="en-AT"/>
                                </w:rPr>
                                <w:t>Zagrovic</w:t>
                              </w:r>
                              <w:proofErr w:type="spellEnd"/>
                              <w:r w:rsidRPr="0082280C">
                                <w:rPr>
                                  <w:rFonts w:ascii="CMBX10" w:eastAsia="CMBX10" w:cs="CMBX10"/>
                                  <w:b/>
                                  <w:bCs/>
                                  <w:lang w:val="en-AT"/>
                                </w:rPr>
                                <w:t>, BA</w:t>
                              </w:r>
                            </w:p>
                          </w:txbxContent>
                        </wps:txbx>
                        <wps:bodyPr rot="0" vert="horz" wrap="square" lIns="91440" tIns="45720" rIns="91440" bIns="45720" anchor="t" anchorCtr="0">
                          <a:noAutofit/>
                        </wps:bodyPr>
                      </wps:wsp>
                      <wps:wsp>
                        <wps:cNvPr id="217" name="Text Box 2"/>
                        <wps:cNvSpPr txBox="1">
                          <a:spLocks noChangeArrowheads="1"/>
                        </wps:cNvSpPr>
                        <wps:spPr bwMode="auto">
                          <a:xfrm>
                            <a:off x="0" y="0"/>
                            <a:ext cx="3137182" cy="1795780"/>
                          </a:xfrm>
                          <a:prstGeom prst="rect">
                            <a:avLst/>
                          </a:prstGeom>
                          <a:solidFill>
                            <a:srgbClr val="FFFFFF"/>
                          </a:solidFill>
                          <a:ln w="9525">
                            <a:noFill/>
                            <a:miter lim="800000"/>
                            <a:headEnd/>
                            <a:tailEnd/>
                          </a:ln>
                        </wps:spPr>
                        <wps:txbx>
                          <w:txbxContent>
                            <w:p w14:paraId="01420B82" w14:textId="77777777" w:rsidR="00150772" w:rsidRDefault="00150772" w:rsidP="00150772">
                              <w:pPr>
                                <w:autoSpaceDE w:val="0"/>
                                <w:autoSpaceDN w:val="0"/>
                                <w:adjustRightInd w:val="0"/>
                                <w:spacing w:line="240" w:lineRule="auto"/>
                                <w:rPr>
                                  <w:rFonts w:ascii="CMR10" w:eastAsia="CMR10" w:cs="CMR10"/>
                                  <w:lang w:val="en-AT"/>
                                </w:rPr>
                              </w:pPr>
                              <w:r>
                                <w:rPr>
                                  <w:rFonts w:ascii="CMR10" w:eastAsia="CMR10" w:cs="CMR10"/>
                                  <w:lang w:val="en-AT"/>
                                </w:rPr>
                                <w:t>Degree programme code as it appears on the</w:t>
                              </w:r>
                            </w:p>
                            <w:p w14:paraId="5DC01FEA" w14:textId="77777777" w:rsidR="00150772" w:rsidRDefault="00150772" w:rsidP="00150772">
                              <w:pPr>
                                <w:autoSpaceDE w:val="0"/>
                                <w:autoSpaceDN w:val="0"/>
                                <w:adjustRightInd w:val="0"/>
                                <w:spacing w:line="240" w:lineRule="auto"/>
                                <w:rPr>
                                  <w:rFonts w:ascii="CMR10" w:eastAsia="CMR10" w:cs="CMR10"/>
                                  <w:lang w:val="en-AT"/>
                                </w:rPr>
                              </w:pPr>
                              <w:r>
                                <w:rPr>
                                  <w:rFonts w:ascii="CMR10" w:eastAsia="CMR10" w:cs="CMR10"/>
                                  <w:lang w:val="en-AT"/>
                                </w:rPr>
                                <w:t>student record sheet:</w:t>
                              </w:r>
                            </w:p>
                            <w:p w14:paraId="2E953BDC" w14:textId="77777777" w:rsidR="00150772" w:rsidRDefault="00150772" w:rsidP="00150772">
                              <w:pPr>
                                <w:autoSpaceDE w:val="0"/>
                                <w:autoSpaceDN w:val="0"/>
                                <w:adjustRightInd w:val="0"/>
                                <w:spacing w:line="240" w:lineRule="auto"/>
                                <w:rPr>
                                  <w:rFonts w:asciiTheme="minorHAnsi" w:eastAsia="CMR10" w:hAnsiTheme="minorHAnsi" w:cs="CMR10"/>
                                  <w:lang w:val="en-AT"/>
                                </w:rPr>
                              </w:pPr>
                            </w:p>
                            <w:p w14:paraId="2E2642C9" w14:textId="77777777" w:rsidR="00150772" w:rsidRDefault="00150772" w:rsidP="00150772">
                              <w:pPr>
                                <w:autoSpaceDE w:val="0"/>
                                <w:autoSpaceDN w:val="0"/>
                                <w:adjustRightInd w:val="0"/>
                                <w:spacing w:line="240" w:lineRule="auto"/>
                                <w:rPr>
                                  <w:rFonts w:ascii="CMR10" w:eastAsia="CMR10" w:cs="CMR10"/>
                                  <w:lang w:val="en-AT"/>
                                </w:rPr>
                              </w:pPr>
                              <w:r>
                                <w:rPr>
                                  <w:rFonts w:ascii="CMR10" w:eastAsia="CMR10" w:cs="CMR10"/>
                                  <w:lang w:val="en-AT"/>
                                </w:rPr>
                                <w:t>Degree programme as it appears on the</w:t>
                              </w:r>
                            </w:p>
                            <w:p w14:paraId="0CDCE706" w14:textId="77777777" w:rsidR="00150772" w:rsidRDefault="00150772" w:rsidP="00150772">
                              <w:pPr>
                                <w:autoSpaceDE w:val="0"/>
                                <w:autoSpaceDN w:val="0"/>
                                <w:adjustRightInd w:val="0"/>
                                <w:spacing w:line="240" w:lineRule="auto"/>
                                <w:rPr>
                                  <w:rFonts w:ascii="CMR10" w:eastAsia="CMR10" w:cs="CMR10"/>
                                  <w:lang w:val="en-AT"/>
                                </w:rPr>
                              </w:pPr>
                              <w:r>
                                <w:rPr>
                                  <w:rFonts w:ascii="CMR10" w:eastAsia="CMR10" w:cs="CMR10"/>
                                  <w:lang w:val="en-AT"/>
                                </w:rPr>
                                <w:t>student record sheet:</w:t>
                              </w:r>
                            </w:p>
                            <w:p w14:paraId="11978808" w14:textId="77777777" w:rsidR="00150772" w:rsidRDefault="00150772" w:rsidP="00150772">
                              <w:pPr>
                                <w:rPr>
                                  <w:rFonts w:asciiTheme="minorHAnsi" w:eastAsia="CMR10" w:hAnsiTheme="minorHAnsi" w:cs="CMR10"/>
                                  <w:lang w:val="en-AT"/>
                                </w:rPr>
                              </w:pPr>
                            </w:p>
                            <w:p w14:paraId="7D4A4CE1" w14:textId="77777777" w:rsidR="00150772" w:rsidRPr="00717A90" w:rsidRDefault="00150772" w:rsidP="00150772">
                              <w:pPr>
                                <w:rPr>
                                  <w:lang w:val="en-US"/>
                                </w:rPr>
                              </w:pPr>
                              <w:r>
                                <w:rPr>
                                  <w:rFonts w:ascii="CMR10" w:eastAsia="CMR10" w:cs="CMR10"/>
                                  <w:lang w:val="en-AT"/>
                                </w:rPr>
                                <w:t>Supervisor:</w:t>
                              </w:r>
                            </w:p>
                          </w:txbxContent>
                        </wps:txbx>
                        <wps:bodyPr rot="0" vert="horz" wrap="square" lIns="91440" tIns="45720" rIns="91440" bIns="45720" anchor="t" anchorCtr="0">
                          <a:spAutoFit/>
                        </wps:bodyPr>
                      </wps:wsp>
                    </wpg:wgp>
                  </a:graphicData>
                </a:graphic>
                <wp14:sizeRelV relativeFrom="margin">
                  <wp14:pctHeight>0</wp14:pctHeight>
                </wp14:sizeRelV>
              </wp:anchor>
            </w:drawing>
          </mc:Choice>
          <mc:Fallback>
            <w:pict>
              <v:group w14:anchorId="7B763776" id="Group 9" o:spid="_x0000_s1026" style="position:absolute;margin-left:0;margin-top:15.25pt;width:467.95pt;height:141.4pt;z-index:251651072;mso-position-horizontal:center;mso-position-horizontal-relative:margin;mso-height-relative:margin" coordsize="59435,17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">
                <v:shapetype id="_x0000_t202" coordsize="21600,21600" o:spt="202" path="m,l,21600r21600,l21600,xe">
                  <v:stroke joinstyle="miter"/>
                  <v:path gradientshapeok="t" o:connecttype="rect"/>
                </v:shapetype>
                <v:shape id="_x0000_s1027" type="#_x0000_t202" style="position:absolute;left:30948;top:2180;width:28487;height:14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" stroked="f">
                  <v:textbox>
                    <w:txbxContent>
                      <w:p w14:paraId="0FE269DA" w14:textId="77777777" w:rsidR="00150772" w:rsidRPr="0082280C" w:rsidRDefault="00150772" w:rsidP="00150772">
                        <w:pPr>
                          <w:autoSpaceDE w:val="0"/>
                          <w:autoSpaceDN w:val="0"/>
                          <w:adjustRightInd w:val="0"/>
                          <w:rPr>
                            <w:rFonts w:asciiTheme="minorHAnsi" w:eastAsia="CMBX10" w:hAnsiTheme="minorHAnsi" w:cs="CMBX10"/>
                            <w:b/>
                            <w:bCs/>
                            <w:lang w:val="en-AT"/>
                          </w:rPr>
                        </w:pPr>
                        <w:r w:rsidRPr="0082280C">
                          <w:rPr>
                            <w:rFonts w:ascii="CMBX10" w:eastAsia="CMBX10" w:cs="CMBX10"/>
                            <w:b/>
                            <w:bCs/>
                            <w:lang w:val="en-AT"/>
                          </w:rPr>
                          <w:t>UA 033 630</w:t>
                        </w:r>
                      </w:p>
                      <w:p w14:paraId="7C03805F" w14:textId="77777777" w:rsidR="00150772" w:rsidRDefault="00150772" w:rsidP="00150772">
                        <w:pPr>
                          <w:autoSpaceDE w:val="0"/>
                          <w:autoSpaceDN w:val="0"/>
                          <w:adjustRightInd w:val="0"/>
                          <w:rPr>
                            <w:rFonts w:asciiTheme="minorHAnsi" w:eastAsia="CMBX10" w:hAnsiTheme="minorHAnsi" w:cs="CMBX10"/>
                            <w:b/>
                            <w:bCs/>
                            <w:lang w:val="en-AT"/>
                          </w:rPr>
                        </w:pPr>
                      </w:p>
                      <w:p w14:paraId="2D60B4D9" w14:textId="77777777" w:rsidR="00150772" w:rsidRPr="0082280C" w:rsidRDefault="00150772" w:rsidP="00150772">
                        <w:pPr>
                          <w:autoSpaceDE w:val="0"/>
                          <w:autoSpaceDN w:val="0"/>
                          <w:adjustRightInd w:val="0"/>
                          <w:rPr>
                            <w:rFonts w:asciiTheme="minorHAnsi" w:eastAsia="CMBX10" w:hAnsiTheme="minorHAnsi" w:cs="CMBX10"/>
                            <w:b/>
                            <w:bCs/>
                            <w:lang w:val="en-AT"/>
                          </w:rPr>
                        </w:pPr>
                      </w:p>
                      <w:p w14:paraId="7206B7E1" w14:textId="77777777" w:rsidR="00150772" w:rsidRPr="0082280C" w:rsidRDefault="00150772" w:rsidP="00150772">
                        <w:pPr>
                          <w:autoSpaceDE w:val="0"/>
                          <w:autoSpaceDN w:val="0"/>
                          <w:adjustRightInd w:val="0"/>
                          <w:rPr>
                            <w:rFonts w:asciiTheme="minorHAnsi" w:eastAsia="CMBX10" w:hAnsiTheme="minorHAnsi" w:cs="CMBX10"/>
                            <w:b/>
                            <w:bCs/>
                            <w:lang w:val="en-AT"/>
                          </w:rPr>
                        </w:pPr>
                        <w:r w:rsidRPr="0082280C">
                          <w:rPr>
                            <w:rFonts w:ascii="CMBX10" w:eastAsia="CMBX10" w:cs="CMBX10"/>
                            <w:b/>
                            <w:bCs/>
                            <w:lang w:val="en-AT"/>
                          </w:rPr>
                          <w:t>Bachelor</w:t>
                        </w:r>
                        <w:r w:rsidRPr="0082280C">
                          <w:rPr>
                            <w:rFonts w:ascii="CMBX10" w:eastAsia="CMBX10" w:cs="CMBX10" w:hint="eastAsia"/>
                            <w:b/>
                            <w:bCs/>
                            <w:lang w:val="en-AT"/>
                          </w:rPr>
                          <w:t>’</w:t>
                        </w:r>
                        <w:r w:rsidRPr="0082280C">
                          <w:rPr>
                            <w:rFonts w:ascii="CMBX10" w:eastAsia="CMBX10" w:cs="CMBX10"/>
                            <w:b/>
                            <w:bCs/>
                            <w:lang w:val="en-AT"/>
                          </w:rPr>
                          <w:t>s degree programme Biology</w:t>
                        </w:r>
                      </w:p>
                      <w:p w14:paraId="06C924C8" w14:textId="77777777" w:rsidR="00150772" w:rsidRPr="0082280C" w:rsidRDefault="00150772" w:rsidP="00150772">
                        <w:pPr>
                          <w:autoSpaceDE w:val="0"/>
                          <w:autoSpaceDN w:val="0"/>
                          <w:adjustRightInd w:val="0"/>
                          <w:rPr>
                            <w:rFonts w:asciiTheme="minorHAnsi" w:eastAsia="CMBX10" w:hAnsiTheme="minorHAnsi" w:cs="CMBX10"/>
                            <w:b/>
                            <w:bCs/>
                            <w:lang w:val="en-AT"/>
                          </w:rPr>
                        </w:pPr>
                      </w:p>
                      <w:p w14:paraId="6D94D1D0" w14:textId="77777777" w:rsidR="00150772" w:rsidRPr="0082280C" w:rsidRDefault="00150772" w:rsidP="00150772">
                        <w:pPr>
                          <w:pStyle w:val="NoSpacing"/>
                          <w:spacing w:line="276" w:lineRule="auto"/>
                          <w:rPr>
                            <w:rFonts w:asciiTheme="minorHAnsi" w:eastAsia="CMBX10" w:hAnsiTheme="minorHAnsi" w:cs="CMBX10"/>
                            <w:b/>
                            <w:bCs/>
                            <w:lang w:val="en-AT"/>
                          </w:rPr>
                        </w:pPr>
                        <w:r w:rsidRPr="0082280C">
                          <w:rPr>
                            <w:rFonts w:ascii="CMBX10" w:eastAsia="CMBX10" w:cs="CMBX10"/>
                            <w:b/>
                            <w:bCs/>
                            <w:lang w:val="en-AT"/>
                          </w:rPr>
                          <w:t xml:space="preserve">Univ.-Prof. Dr. Bojan </w:t>
                        </w:r>
                        <w:proofErr w:type="spellStart"/>
                        <w:r w:rsidRPr="0082280C">
                          <w:rPr>
                            <w:rFonts w:ascii="CMBX10" w:eastAsia="CMBX10" w:cs="CMBX10"/>
                            <w:b/>
                            <w:bCs/>
                            <w:lang w:val="en-AT"/>
                          </w:rPr>
                          <w:t>Zagrovic</w:t>
                        </w:r>
                        <w:proofErr w:type="spellEnd"/>
                        <w:r w:rsidRPr="0082280C">
                          <w:rPr>
                            <w:rFonts w:ascii="CMBX10" w:eastAsia="CMBX10" w:cs="CMBX10"/>
                            <w:b/>
                            <w:bCs/>
                            <w:lang w:val="en-AT"/>
                          </w:rPr>
                          <w:t>, BA</w:t>
                        </w:r>
                      </w:p>
                    </w:txbxContent>
                  </v:textbox>
                </v:shape>
                <v:shape id="_x0000_s1028" type="#_x0000_t202" style="position:absolute;width:31371;height:179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" stroked="f">
                  <v:textbox style="mso-fit-shape-to-text:t">
                    <w:txbxContent>
                      <w:p w14:paraId="01420B82" w14:textId="77777777" w:rsidR="00150772" w:rsidRDefault="00150772" w:rsidP="00150772">
                        <w:pPr>
                          <w:autoSpaceDE w:val="0"/>
                          <w:autoSpaceDN w:val="0"/>
                          <w:adjustRightInd w:val="0"/>
                          <w:spacing w:line="240" w:lineRule="auto"/>
                          <w:rPr>
                            <w:rFonts w:ascii="CMR10" w:eastAsia="CMR10" w:cs="CMR10"/>
                            <w:lang w:val="en-AT"/>
                          </w:rPr>
                        </w:pPr>
                        <w:r>
                          <w:rPr>
                            <w:rFonts w:ascii="CMR10" w:eastAsia="CMR10" w:cs="CMR10"/>
                            <w:lang w:val="en-AT"/>
                          </w:rPr>
                          <w:t>Degree programme code as it appears on the</w:t>
                        </w:r>
                      </w:p>
                      <w:p w14:paraId="5DC01FEA" w14:textId="77777777" w:rsidR="00150772" w:rsidRDefault="00150772" w:rsidP="00150772">
                        <w:pPr>
                          <w:autoSpaceDE w:val="0"/>
                          <w:autoSpaceDN w:val="0"/>
                          <w:adjustRightInd w:val="0"/>
                          <w:spacing w:line="240" w:lineRule="auto"/>
                          <w:rPr>
                            <w:rFonts w:ascii="CMR10" w:eastAsia="CMR10" w:cs="CMR10"/>
                            <w:lang w:val="en-AT"/>
                          </w:rPr>
                        </w:pPr>
                        <w:r>
                          <w:rPr>
                            <w:rFonts w:ascii="CMR10" w:eastAsia="CMR10" w:cs="CMR10"/>
                            <w:lang w:val="en-AT"/>
                          </w:rPr>
                          <w:t>student record sheet:</w:t>
                        </w:r>
                      </w:p>
                      <w:p w14:paraId="2E953BDC" w14:textId="77777777" w:rsidR="00150772" w:rsidRDefault="00150772" w:rsidP="00150772">
                        <w:pPr>
                          <w:autoSpaceDE w:val="0"/>
                          <w:autoSpaceDN w:val="0"/>
                          <w:adjustRightInd w:val="0"/>
                          <w:spacing w:line="240" w:lineRule="auto"/>
                          <w:rPr>
                            <w:rFonts w:asciiTheme="minorHAnsi" w:eastAsia="CMR10" w:hAnsiTheme="minorHAnsi" w:cs="CMR10"/>
                            <w:lang w:val="en-AT"/>
                          </w:rPr>
                        </w:pPr>
                      </w:p>
                      <w:p w14:paraId="2E2642C9" w14:textId="77777777" w:rsidR="00150772" w:rsidRDefault="00150772" w:rsidP="00150772">
                        <w:pPr>
                          <w:autoSpaceDE w:val="0"/>
                          <w:autoSpaceDN w:val="0"/>
                          <w:adjustRightInd w:val="0"/>
                          <w:spacing w:line="240" w:lineRule="auto"/>
                          <w:rPr>
                            <w:rFonts w:ascii="CMR10" w:eastAsia="CMR10" w:cs="CMR10"/>
                            <w:lang w:val="en-AT"/>
                          </w:rPr>
                        </w:pPr>
                        <w:r>
                          <w:rPr>
                            <w:rFonts w:ascii="CMR10" w:eastAsia="CMR10" w:cs="CMR10"/>
                            <w:lang w:val="en-AT"/>
                          </w:rPr>
                          <w:t>Degree programme as it appears on the</w:t>
                        </w:r>
                      </w:p>
                      <w:p w14:paraId="0CDCE706" w14:textId="77777777" w:rsidR="00150772" w:rsidRDefault="00150772" w:rsidP="00150772">
                        <w:pPr>
                          <w:autoSpaceDE w:val="0"/>
                          <w:autoSpaceDN w:val="0"/>
                          <w:adjustRightInd w:val="0"/>
                          <w:spacing w:line="240" w:lineRule="auto"/>
                          <w:rPr>
                            <w:rFonts w:ascii="CMR10" w:eastAsia="CMR10" w:cs="CMR10"/>
                            <w:lang w:val="en-AT"/>
                          </w:rPr>
                        </w:pPr>
                        <w:r>
                          <w:rPr>
                            <w:rFonts w:ascii="CMR10" w:eastAsia="CMR10" w:cs="CMR10"/>
                            <w:lang w:val="en-AT"/>
                          </w:rPr>
                          <w:t>student record sheet:</w:t>
                        </w:r>
                      </w:p>
                      <w:p w14:paraId="11978808" w14:textId="77777777" w:rsidR="00150772" w:rsidRDefault="00150772" w:rsidP="00150772">
                        <w:pPr>
                          <w:rPr>
                            <w:rFonts w:asciiTheme="minorHAnsi" w:eastAsia="CMR10" w:hAnsiTheme="minorHAnsi" w:cs="CMR10"/>
                            <w:lang w:val="en-AT"/>
                          </w:rPr>
                        </w:pPr>
                      </w:p>
                      <w:p w14:paraId="7D4A4CE1" w14:textId="77777777" w:rsidR="00150772" w:rsidRPr="00717A90" w:rsidRDefault="00150772" w:rsidP="00150772">
                        <w:pPr>
                          <w:rPr>
                            <w:lang w:val="en-US"/>
                          </w:rPr>
                        </w:pPr>
                        <w:r>
                          <w:rPr>
                            <w:rFonts w:ascii="CMR10" w:eastAsia="CMR10" w:cs="CMR10"/>
                            <w:lang w:val="en-AT"/>
                          </w:rPr>
                          <w:t>Supervisor:</w:t>
                        </w:r>
                      </w:p>
                    </w:txbxContent>
                  </v:textbox>
                </v:shape>
                <w10:wrap type="tight" anchorx="margin"/>
              </v:group>
            </w:pict>
          </mc:Fallback>
        </mc:AlternateContent>
      </w:r>
    </w:p>
    <w:p w14:paraId="5E3CF3FE" w14:textId="77777777" w:rsidR="00150772" w:rsidRPr="00AE20A9" w:rsidRDefault="00150772" w:rsidP="00150772">
      <w:pPr>
        <w:pStyle w:val="NoSpacing"/>
        <w:rPr>
          <w:rFonts w:asciiTheme="majorHAnsi" w:hAnsiTheme="majorHAnsi" w:cstheme="majorHAnsi"/>
          <w:lang w:val="en-US"/>
        </w:rPr>
      </w:pPr>
    </w:p>
    <w:p w14:paraId="47164300" w14:textId="77777777" w:rsidR="004D7280" w:rsidRPr="00AE20A9" w:rsidRDefault="00150772" w:rsidP="004D7280">
      <w:pPr>
        <w:rPr>
          <w:b/>
          <w:bCs/>
          <w:sz w:val="40"/>
          <w:szCs w:val="40"/>
          <w:lang w:val="en-US"/>
        </w:rPr>
      </w:pPr>
      <w:r w:rsidRPr="00AE20A9">
        <w:rPr>
          <w:rFonts w:cstheme="majorHAnsi"/>
          <w:lang w:val="en-US"/>
        </w:rPr>
        <w:br w:type="page"/>
      </w:r>
      <w:r w:rsidR="004D7280" w:rsidRPr="00AE20A9">
        <w:rPr>
          <w:b/>
          <w:bCs/>
          <w:sz w:val="40"/>
          <w:szCs w:val="40"/>
          <w:lang w:val="en-US"/>
        </w:rPr>
        <w:lastRenderedPageBreak/>
        <w:t>Abstract</w:t>
      </w:r>
    </w:p>
    <w:p w14:paraId="78BCAC3C" w14:textId="74C90997" w:rsidR="00BD2575" w:rsidRPr="00AE20A9" w:rsidRDefault="4105E7F7" w:rsidP="006C39C1">
      <w:pPr>
        <w:pStyle w:val="ListParagraph"/>
        <w:numPr>
          <w:ilvl w:val="0"/>
          <w:numId w:val="18"/>
        </w:numPr>
        <w:rPr>
          <w:lang w:val="en-US"/>
        </w:rPr>
      </w:pPr>
      <w:commentRangeStart w:id="3"/>
      <w:r w:rsidRPr="4105E7F7">
        <w:rPr>
          <w:lang w:val="en-US"/>
        </w:rPr>
        <w:t>What are RBPs</w:t>
      </w:r>
    </w:p>
    <w:p w14:paraId="5F81D9C5" w14:textId="3BFB4BEA" w:rsidR="00A93E13" w:rsidRPr="00AE20A9" w:rsidRDefault="00A93E13" w:rsidP="006C39C1">
      <w:pPr>
        <w:pStyle w:val="ListParagraph"/>
        <w:numPr>
          <w:ilvl w:val="0"/>
          <w:numId w:val="18"/>
        </w:numPr>
        <w:rPr>
          <w:lang w:val="en-US"/>
        </w:rPr>
      </w:pPr>
      <w:r w:rsidRPr="00AE20A9">
        <w:rPr>
          <w:lang w:val="en-US"/>
        </w:rPr>
        <w:t>Why are they important</w:t>
      </w:r>
    </w:p>
    <w:p w14:paraId="329C3589" w14:textId="34EAA337" w:rsidR="00A93E13" w:rsidRPr="00AE20A9" w:rsidRDefault="00A93E13" w:rsidP="006C39C1">
      <w:pPr>
        <w:pStyle w:val="ListParagraph"/>
        <w:numPr>
          <w:ilvl w:val="0"/>
          <w:numId w:val="18"/>
        </w:numPr>
        <w:rPr>
          <w:lang w:val="en-US"/>
        </w:rPr>
      </w:pPr>
      <w:r w:rsidRPr="00AE20A9">
        <w:rPr>
          <w:lang w:val="en-US"/>
        </w:rPr>
        <w:t xml:space="preserve">Why is it important to know how they behave/what they </w:t>
      </w:r>
      <w:proofErr w:type="gramStart"/>
      <w:r w:rsidRPr="00AE20A9">
        <w:rPr>
          <w:lang w:val="en-US"/>
        </w:rPr>
        <w:t>bind</w:t>
      </w:r>
      <w:proofErr w:type="gramEnd"/>
    </w:p>
    <w:p w14:paraId="00F300AB" w14:textId="35C2848E" w:rsidR="00A93E13" w:rsidRPr="00AE20A9" w:rsidRDefault="00A93E13" w:rsidP="006C39C1">
      <w:pPr>
        <w:pStyle w:val="ListParagraph"/>
        <w:numPr>
          <w:ilvl w:val="0"/>
          <w:numId w:val="18"/>
        </w:numPr>
        <w:rPr>
          <w:lang w:val="en-US"/>
        </w:rPr>
      </w:pPr>
      <w:r w:rsidRPr="00AE20A9">
        <w:rPr>
          <w:lang w:val="en-US"/>
        </w:rPr>
        <w:t xml:space="preserve">How can complementarity hypothesis help us in describing this </w:t>
      </w:r>
      <w:proofErr w:type="gramStart"/>
      <w:r w:rsidRPr="00AE20A9">
        <w:rPr>
          <w:lang w:val="en-US"/>
        </w:rPr>
        <w:t>behavior</w:t>
      </w:r>
      <w:proofErr w:type="gramEnd"/>
    </w:p>
    <w:p w14:paraId="5A165413" w14:textId="25A44820" w:rsidR="00A93E13" w:rsidRPr="00AE20A9" w:rsidRDefault="4105E7F7" w:rsidP="006C39C1">
      <w:pPr>
        <w:pStyle w:val="ListParagraph"/>
        <w:numPr>
          <w:ilvl w:val="0"/>
          <w:numId w:val="18"/>
        </w:numPr>
        <w:rPr>
          <w:lang w:val="en-US"/>
        </w:rPr>
      </w:pPr>
      <w:r w:rsidRPr="4105E7F7">
        <w:rPr>
          <w:lang w:val="en-US"/>
        </w:rPr>
        <w:t>How is my analysis structured, what am I looking for, what type of results do I get</w:t>
      </w:r>
      <w:commentRangeEnd w:id="3"/>
      <w:r w:rsidR="00A93E13">
        <w:rPr>
          <w:rStyle w:val="CommentReference"/>
        </w:rPr>
        <w:commentReference w:id="3"/>
      </w:r>
    </w:p>
    <w:p w14:paraId="5B83E17C" w14:textId="19BFC4C6" w:rsidR="004D7280" w:rsidRPr="00AE20A9" w:rsidRDefault="004D7280" w:rsidP="4105E7F7">
      <w:pPr>
        <w:rPr>
          <w:lang w:val="en-US"/>
        </w:rPr>
      </w:pPr>
    </w:p>
    <w:p w14:paraId="44DA99C8" w14:textId="11B4AE28" w:rsidR="2490307A" w:rsidRDefault="2490307A" w:rsidP="2490307A">
      <w:r>
        <w:t>Abstract</w:t>
      </w:r>
    </w:p>
    <w:p w14:paraId="5A8FBE3D" w14:textId="3BBDDD46" w:rsidR="004D7280" w:rsidRPr="00AE20A9" w:rsidRDefault="29DD5717" w:rsidP="4105E7F7">
      <w:pPr>
        <w:pStyle w:val="ListParagraph"/>
        <w:numPr>
          <w:ilvl w:val="0"/>
          <w:numId w:val="5"/>
        </w:numPr>
        <w:rPr>
          <w:rFonts w:eastAsiaTheme="majorEastAsia" w:cstheme="majorBidi"/>
        </w:rPr>
      </w:pPr>
      <w:r>
        <w:t xml:space="preserve">A </w:t>
      </w:r>
      <w:proofErr w:type="spellStart"/>
      <w:r>
        <w:t>sentence</w:t>
      </w:r>
      <w:proofErr w:type="spellEnd"/>
      <w:r>
        <w:t xml:space="preserve"> </w:t>
      </w:r>
      <w:proofErr w:type="spellStart"/>
      <w:r>
        <w:t>that</w:t>
      </w:r>
      <w:proofErr w:type="spellEnd"/>
      <w:r>
        <w:t xml:space="preserve"> RNA-protein </w:t>
      </w:r>
      <w:proofErr w:type="spellStart"/>
      <w:r>
        <w:t>interactions</w:t>
      </w:r>
      <w:proofErr w:type="spellEnd"/>
      <w:r>
        <w:t xml:space="preserve"> </w:t>
      </w:r>
      <w:proofErr w:type="spellStart"/>
      <w:r>
        <w:t>are</w:t>
      </w:r>
      <w:proofErr w:type="spellEnd"/>
      <w:r>
        <w:t xml:space="preserve"> </w:t>
      </w:r>
      <w:proofErr w:type="spellStart"/>
      <w:r>
        <w:t>important</w:t>
      </w:r>
      <w:proofErr w:type="spellEnd"/>
      <w:r>
        <w:t xml:space="preserve"> in ...</w:t>
      </w:r>
    </w:p>
    <w:p w14:paraId="05874321" w14:textId="0717DA53" w:rsidR="2490307A" w:rsidRDefault="29DD5717" w:rsidP="2490307A">
      <w:pPr>
        <w:pStyle w:val="ListParagraph"/>
        <w:numPr>
          <w:ilvl w:val="0"/>
          <w:numId w:val="5"/>
        </w:numPr>
        <w:rPr>
          <w:rFonts w:eastAsiaTheme="majorEastAsia" w:cstheme="majorBidi"/>
        </w:rPr>
      </w:pPr>
      <w:r w:rsidRPr="00265511">
        <w:rPr>
          <w:rFonts w:ascii="Calibri" w:hAnsi="Calibri"/>
          <w:lang w:val="en-US"/>
          <w:rPrChange w:id="4" w:author="sgwtrl@univie.onmicrosoft.com" w:date="2022-05-03T16:48:00Z">
            <w:rPr>
              <w:rFonts w:ascii="Calibri" w:hAnsi="Calibri"/>
            </w:rPr>
          </w:rPrChange>
        </w:rPr>
        <w:t xml:space="preserve">Mention some examples of </w:t>
      </w:r>
      <w:r w:rsidRPr="00265511">
        <w:rPr>
          <w:rFonts w:ascii="Calibri" w:hAnsi="Calibri"/>
          <w:b/>
          <w:bCs/>
          <w:lang w:val="en-US"/>
          <w:rPrChange w:id="5" w:author="sgwtrl@univie.onmicrosoft.com" w:date="2022-05-03T16:48:00Z">
            <w:rPr>
              <w:rFonts w:ascii="Calibri" w:hAnsi="Calibri"/>
              <w:b/>
              <w:bCs/>
            </w:rPr>
          </w:rPrChange>
        </w:rPr>
        <w:t xml:space="preserve">autologous </w:t>
      </w:r>
      <w:r w:rsidRPr="00265511">
        <w:rPr>
          <w:rFonts w:ascii="Calibri" w:hAnsi="Calibri"/>
          <w:lang w:val="en-US"/>
          <w:rPrChange w:id="6" w:author="sgwtrl@univie.onmicrosoft.com" w:date="2022-05-03T16:48:00Z">
            <w:rPr>
              <w:rFonts w:ascii="Calibri" w:hAnsi="Calibri"/>
            </w:rPr>
          </w:rPrChange>
        </w:rPr>
        <w:t xml:space="preserve">interactions for feedback. </w:t>
      </w:r>
      <w:r w:rsidRPr="00265511">
        <w:rPr>
          <w:rFonts w:ascii="Calibri" w:hAnsi="Calibri"/>
          <w:lang w:val="en-US"/>
          <w:rPrChange w:id="7" w:author="sgwtrl@univie.onmicrosoft.com" w:date="2022-05-04T11:19:00Z">
            <w:rPr>
              <w:rFonts w:ascii="Calibri" w:hAnsi="Calibri"/>
            </w:rPr>
          </w:rPrChange>
        </w:rPr>
        <w:t>(</w:t>
      </w:r>
      <w:r w:rsidR="0062313E">
        <w:fldChar w:fldCharType="begin"/>
      </w:r>
      <w:r w:rsidR="0062313E" w:rsidRPr="00265511">
        <w:rPr>
          <w:lang w:val="en-US"/>
          <w:rPrChange w:id="8" w:author="sgwtrl@univie.onmicrosoft.com" w:date="2022-05-04T11:19:00Z">
            <w:rPr/>
          </w:rPrChange>
        </w:rPr>
        <w:instrText xml:space="preserve"> HYPERLINK "https://doi.org/10.1093/jmcb/mjz043" \h </w:instrText>
      </w:r>
      <w:r w:rsidR="0062313E">
        <w:fldChar w:fldCharType="separate"/>
      </w:r>
      <w:r w:rsidRPr="00265511">
        <w:rPr>
          <w:rStyle w:val="Hyperlink"/>
          <w:rFonts w:ascii="Calibri" w:hAnsi="Calibri"/>
          <w:lang w:val="en-US"/>
          <w:rPrChange w:id="9" w:author="sgwtrl@univie.onmicrosoft.com" w:date="2022-05-04T11:19:00Z">
            <w:rPr>
              <w:rStyle w:val="Hyperlink"/>
              <w:rFonts w:ascii="Calibri" w:hAnsi="Calibri"/>
            </w:rPr>
          </w:rPrChange>
        </w:rPr>
        <w:t>https://doi.org/10.1093/jmcb/mjz043</w:t>
      </w:r>
      <w:r w:rsidR="0062313E">
        <w:rPr>
          <w:rStyle w:val="Hyperlink"/>
          <w:rFonts w:ascii="Calibri" w:hAnsi="Calibri"/>
        </w:rPr>
        <w:fldChar w:fldCharType="end"/>
      </w:r>
      <w:r w:rsidRPr="00265511">
        <w:rPr>
          <w:rFonts w:ascii="Calibri" w:hAnsi="Calibri"/>
          <w:lang w:val="en-US"/>
          <w:rPrChange w:id="10" w:author="sgwtrl@univie.onmicrosoft.com" w:date="2022-05-04T11:19:00Z">
            <w:rPr>
              <w:rFonts w:ascii="Calibri" w:hAnsi="Calibri"/>
            </w:rPr>
          </w:rPrChange>
        </w:rPr>
        <w:t xml:space="preserve">). Mention complementarity hypothesis as possible general influence towards </w:t>
      </w:r>
      <w:proofErr w:type="spellStart"/>
      <w:r w:rsidRPr="00265511">
        <w:rPr>
          <w:rFonts w:ascii="Calibri" w:hAnsi="Calibri"/>
          <w:lang w:val="en-US"/>
          <w:rPrChange w:id="11" w:author="sgwtrl@univie.onmicrosoft.com" w:date="2022-05-04T11:19:00Z">
            <w:rPr>
              <w:rFonts w:ascii="Calibri" w:hAnsi="Calibri"/>
            </w:rPr>
          </w:rPrChange>
        </w:rPr>
        <w:t>autol</w:t>
      </w:r>
      <w:proofErr w:type="spellEnd"/>
      <w:r w:rsidRPr="00265511">
        <w:rPr>
          <w:rFonts w:ascii="Calibri" w:hAnsi="Calibri"/>
          <w:lang w:val="en-US"/>
          <w:rPrChange w:id="12" w:author="sgwtrl@univie.onmicrosoft.com" w:date="2022-05-04T11:19:00Z">
            <w:rPr>
              <w:rFonts w:ascii="Calibri" w:hAnsi="Calibri"/>
            </w:rPr>
          </w:rPrChange>
        </w:rPr>
        <w:t xml:space="preserve"> interactions. </w:t>
      </w:r>
      <w:r w:rsidRPr="29DD5717">
        <w:rPr>
          <w:rFonts w:ascii="Calibri" w:hAnsi="Calibri"/>
        </w:rPr>
        <w:t xml:space="preserve">(2-3 </w:t>
      </w:r>
      <w:proofErr w:type="spellStart"/>
      <w:r w:rsidRPr="29DD5717">
        <w:rPr>
          <w:rFonts w:ascii="Calibri" w:hAnsi="Calibri"/>
        </w:rPr>
        <w:t>sentences</w:t>
      </w:r>
      <w:proofErr w:type="spellEnd"/>
      <w:r w:rsidRPr="29DD5717">
        <w:rPr>
          <w:rFonts w:ascii="Calibri" w:hAnsi="Calibri"/>
        </w:rPr>
        <w:t>)</w:t>
      </w:r>
    </w:p>
    <w:p w14:paraId="067057C8" w14:textId="7765EF16" w:rsidR="004D7280" w:rsidRPr="00265511" w:rsidRDefault="2490307A" w:rsidP="4105E7F7">
      <w:pPr>
        <w:pStyle w:val="ListParagraph"/>
        <w:numPr>
          <w:ilvl w:val="0"/>
          <w:numId w:val="5"/>
        </w:numPr>
        <w:rPr>
          <w:lang w:val="en-US"/>
          <w:rPrChange w:id="13" w:author="sgwtrl@univie.onmicrosoft.com" w:date="2022-05-04T11:19:00Z">
            <w:rPr/>
          </w:rPrChange>
        </w:rPr>
      </w:pPr>
      <w:r w:rsidRPr="00265511">
        <w:rPr>
          <w:rFonts w:ascii="Calibri" w:hAnsi="Calibri"/>
          <w:lang w:val="en-US"/>
          <w:rPrChange w:id="14" w:author="sgwtrl@univie.onmicrosoft.com" w:date="2022-05-04T11:19:00Z">
            <w:rPr>
              <w:rFonts w:ascii="Calibri" w:hAnsi="Calibri"/>
            </w:rPr>
          </w:rPrChange>
        </w:rPr>
        <w:t xml:space="preserve">Comp hypothesis </w:t>
      </w:r>
      <w:proofErr w:type="gramStart"/>
      <w:r w:rsidRPr="00265511">
        <w:rPr>
          <w:rFonts w:ascii="Calibri" w:hAnsi="Calibri"/>
          <w:lang w:val="en-US"/>
          <w:rPrChange w:id="15" w:author="sgwtrl@univie.onmicrosoft.com" w:date="2022-05-04T11:19:00Z">
            <w:rPr>
              <w:rFonts w:ascii="Calibri" w:hAnsi="Calibri"/>
            </w:rPr>
          </w:rPrChange>
        </w:rPr>
        <w:t>has only has</w:t>
      </w:r>
      <w:proofErr w:type="gramEnd"/>
      <w:r w:rsidRPr="00265511">
        <w:rPr>
          <w:rFonts w:ascii="Calibri" w:hAnsi="Calibri"/>
          <w:lang w:val="en-US"/>
          <w:rPrChange w:id="16" w:author="sgwtrl@univie.onmicrosoft.com" w:date="2022-05-04T11:19:00Z">
            <w:rPr>
              <w:rFonts w:ascii="Calibri" w:hAnsi="Calibri"/>
            </w:rPr>
          </w:rPrChange>
        </w:rPr>
        <w:t xml:space="preserve"> limited experimental support (1 sentence)</w:t>
      </w:r>
    </w:p>
    <w:p w14:paraId="658448BE" w14:textId="44102CD3" w:rsidR="004D7280" w:rsidRPr="00AE20A9" w:rsidRDefault="29DD5717" w:rsidP="2490307A">
      <w:pPr>
        <w:pStyle w:val="ListParagraph"/>
        <w:numPr>
          <w:ilvl w:val="0"/>
          <w:numId w:val="5"/>
        </w:numPr>
        <w:rPr>
          <w:rFonts w:eastAsiaTheme="majorEastAsia" w:cstheme="majorBidi"/>
        </w:rPr>
      </w:pPr>
      <w:r w:rsidRPr="00265511">
        <w:rPr>
          <w:rFonts w:ascii="Calibri" w:hAnsi="Calibri"/>
          <w:lang w:val="en-US"/>
          <w:rPrChange w:id="17" w:author="sgwtrl@univie.onmicrosoft.com" w:date="2022-05-04T11:19:00Z">
            <w:rPr>
              <w:rFonts w:ascii="Calibri" w:hAnsi="Calibri"/>
            </w:rPr>
          </w:rPrChange>
        </w:rPr>
        <w:t xml:space="preserve">Given new </w:t>
      </w:r>
      <w:proofErr w:type="gramStart"/>
      <w:r w:rsidRPr="00265511">
        <w:rPr>
          <w:rFonts w:ascii="Calibri" w:hAnsi="Calibri"/>
          <w:lang w:val="en-US"/>
          <w:rPrChange w:id="18" w:author="sgwtrl@univie.onmicrosoft.com" w:date="2022-05-04T11:19:00Z">
            <w:rPr>
              <w:rFonts w:ascii="Calibri" w:hAnsi="Calibri"/>
            </w:rPr>
          </w:rPrChange>
        </w:rPr>
        <w:t>data..</w:t>
      </w:r>
      <w:proofErr w:type="gramEnd"/>
      <w:r w:rsidRPr="00265511">
        <w:rPr>
          <w:rFonts w:ascii="Calibri" w:hAnsi="Calibri"/>
          <w:lang w:val="en-US"/>
          <w:rPrChange w:id="19" w:author="sgwtrl@univie.onmicrosoft.com" w:date="2022-05-04T11:19:00Z">
            <w:rPr>
              <w:rFonts w:ascii="Calibri" w:hAnsi="Calibri"/>
            </w:rPr>
          </w:rPrChange>
        </w:rPr>
        <w:t xml:space="preserve"> here you show a systematic analysis of</w:t>
      </w:r>
      <w:proofErr w:type="gramStart"/>
      <w:r w:rsidRPr="00265511">
        <w:rPr>
          <w:rFonts w:ascii="Calibri" w:hAnsi="Calibri"/>
          <w:lang w:val="en-US"/>
          <w:rPrChange w:id="20" w:author="sgwtrl@univie.onmicrosoft.com" w:date="2022-05-04T11:19:00Z">
            <w:rPr>
              <w:rFonts w:ascii="Calibri" w:hAnsi="Calibri"/>
            </w:rPr>
          </w:rPrChange>
        </w:rPr>
        <w:t xml:space="preserve"> ..</w:t>
      </w:r>
      <w:proofErr w:type="gramEnd"/>
      <w:r w:rsidRPr="00265511">
        <w:rPr>
          <w:rFonts w:ascii="Calibri" w:hAnsi="Calibri"/>
          <w:lang w:val="en-US"/>
          <w:rPrChange w:id="21" w:author="sgwtrl@univie.onmicrosoft.com" w:date="2022-05-04T11:19:00Z">
            <w:rPr>
              <w:rFonts w:ascii="Calibri" w:hAnsi="Calibri"/>
            </w:rPr>
          </w:rPrChange>
        </w:rPr>
        <w:t xml:space="preserve"> to</w:t>
      </w:r>
      <w:proofErr w:type="gramStart"/>
      <w:r w:rsidRPr="00265511">
        <w:rPr>
          <w:rFonts w:ascii="Calibri" w:hAnsi="Calibri"/>
          <w:lang w:val="en-US"/>
          <w:rPrChange w:id="22" w:author="sgwtrl@univie.onmicrosoft.com" w:date="2022-05-04T11:19:00Z">
            <w:rPr>
              <w:rFonts w:ascii="Calibri" w:hAnsi="Calibri"/>
            </w:rPr>
          </w:rPrChange>
        </w:rPr>
        <w:t xml:space="preserve"> ..</w:t>
      </w:r>
      <w:proofErr w:type="gramEnd"/>
      <w:r w:rsidRPr="00265511">
        <w:rPr>
          <w:rFonts w:ascii="Calibri" w:hAnsi="Calibri"/>
          <w:lang w:val="en-US"/>
          <w:rPrChange w:id="23" w:author="sgwtrl@univie.onmicrosoft.com" w:date="2022-05-04T11:19:00Z">
            <w:rPr>
              <w:rFonts w:ascii="Calibri" w:hAnsi="Calibri"/>
            </w:rPr>
          </w:rPrChange>
        </w:rPr>
        <w:t xml:space="preserve"> </w:t>
      </w:r>
      <w:r w:rsidRPr="29DD5717">
        <w:rPr>
          <w:rFonts w:ascii="Calibri" w:hAnsi="Calibri"/>
        </w:rPr>
        <w:t xml:space="preserve">(1 </w:t>
      </w:r>
      <w:proofErr w:type="spellStart"/>
      <w:r w:rsidRPr="29DD5717">
        <w:rPr>
          <w:rFonts w:ascii="Calibri" w:hAnsi="Calibri"/>
        </w:rPr>
        <w:t>sentence</w:t>
      </w:r>
      <w:proofErr w:type="spellEnd"/>
      <w:r w:rsidRPr="29DD5717">
        <w:rPr>
          <w:rFonts w:ascii="Calibri" w:hAnsi="Calibri"/>
        </w:rPr>
        <w:t>)</w:t>
      </w:r>
    </w:p>
    <w:p w14:paraId="0B04E9B6" w14:textId="6D2CBD4E" w:rsidR="004D7280" w:rsidRPr="00265511" w:rsidRDefault="2490307A" w:rsidP="4105E7F7">
      <w:pPr>
        <w:pStyle w:val="ListParagraph"/>
        <w:numPr>
          <w:ilvl w:val="0"/>
          <w:numId w:val="5"/>
        </w:numPr>
        <w:rPr>
          <w:lang w:val="en-US"/>
          <w:rPrChange w:id="24" w:author="sgwtrl@univie.onmicrosoft.com" w:date="2022-05-04T11:19:00Z">
            <w:rPr/>
          </w:rPrChange>
        </w:rPr>
      </w:pPr>
      <w:r w:rsidRPr="00265511">
        <w:rPr>
          <w:rFonts w:ascii="Calibri" w:hAnsi="Calibri"/>
          <w:lang w:val="en-US"/>
          <w:rPrChange w:id="25" w:author="sgwtrl@univie.onmicrosoft.com" w:date="2022-05-04T11:19:00Z">
            <w:rPr>
              <w:rFonts w:ascii="Calibri" w:hAnsi="Calibri"/>
            </w:rPr>
          </w:rPrChange>
        </w:rPr>
        <w:t xml:space="preserve">two sentences key results (must be presented as active results. Also ‘no result’ can be phrased in active tone, e.g. “There was a slight increase </w:t>
      </w:r>
      <w:proofErr w:type="gramStart"/>
      <w:r w:rsidRPr="00265511">
        <w:rPr>
          <w:rFonts w:ascii="Calibri" w:hAnsi="Calibri"/>
          <w:lang w:val="en-US"/>
          <w:rPrChange w:id="26" w:author="sgwtrl@univie.onmicrosoft.com" w:date="2022-05-04T11:19:00Z">
            <w:rPr>
              <w:rFonts w:ascii="Calibri" w:hAnsi="Calibri"/>
            </w:rPr>
          </w:rPrChange>
        </w:rPr>
        <w:t>in..</w:t>
      </w:r>
      <w:proofErr w:type="gramEnd"/>
      <w:r w:rsidRPr="00265511">
        <w:rPr>
          <w:rFonts w:ascii="Calibri" w:hAnsi="Calibri"/>
          <w:lang w:val="en-US"/>
          <w:rPrChange w:id="27" w:author="sgwtrl@univie.onmicrosoft.com" w:date="2022-05-04T11:19:00Z">
            <w:rPr>
              <w:rFonts w:ascii="Calibri" w:hAnsi="Calibri"/>
            </w:rPr>
          </w:rPrChange>
        </w:rPr>
        <w:t xml:space="preserve"> There was no significant difference between autologous CDS and other sequences".</w:t>
      </w:r>
    </w:p>
    <w:p w14:paraId="52E92416" w14:textId="6435EB3D" w:rsidR="004D7280" w:rsidRPr="00265511" w:rsidRDefault="2490307A" w:rsidP="4105E7F7">
      <w:pPr>
        <w:pStyle w:val="ListParagraph"/>
        <w:numPr>
          <w:ilvl w:val="0"/>
          <w:numId w:val="5"/>
        </w:numPr>
        <w:rPr>
          <w:lang w:val="en-US"/>
          <w:rPrChange w:id="28" w:author="sgwtrl@univie.onmicrosoft.com" w:date="2022-05-04T11:19:00Z">
            <w:rPr/>
          </w:rPrChange>
        </w:rPr>
      </w:pPr>
      <w:r w:rsidRPr="00265511">
        <w:rPr>
          <w:rFonts w:ascii="Calibri" w:hAnsi="Calibri"/>
          <w:lang w:val="en-US"/>
          <w:rPrChange w:id="29" w:author="sgwtrl@univie.onmicrosoft.com" w:date="2022-05-04T11:19:00Z">
            <w:rPr>
              <w:rFonts w:ascii="Calibri" w:hAnsi="Calibri"/>
            </w:rPr>
          </w:rPrChange>
        </w:rPr>
        <w:t xml:space="preserve">one sentence to put those results into general context </w:t>
      </w:r>
    </w:p>
    <w:p w14:paraId="69329DF1" w14:textId="430EC79F" w:rsidR="004D7280" w:rsidRPr="00AE20A9" w:rsidRDefault="29DD5717" w:rsidP="4105E7F7">
      <w:pPr>
        <w:pStyle w:val="ListParagraph"/>
        <w:numPr>
          <w:ilvl w:val="0"/>
          <w:numId w:val="5"/>
        </w:numPr>
        <w:rPr>
          <w:rFonts w:eastAsiaTheme="majorEastAsia" w:cstheme="majorBidi"/>
        </w:rPr>
      </w:pPr>
      <w:r w:rsidRPr="00265511">
        <w:rPr>
          <w:rFonts w:ascii="Calibri" w:hAnsi="Calibri"/>
          <w:lang w:val="en-US"/>
          <w:rPrChange w:id="30" w:author="sgwtrl@univie.onmicrosoft.com" w:date="2022-05-04T11:19:00Z">
            <w:rPr>
              <w:rFonts w:ascii="Calibri" w:hAnsi="Calibri"/>
            </w:rPr>
          </w:rPrChange>
        </w:rPr>
        <w:t xml:space="preserve">Two sentences to provide a broader perspective, readily comprehensible to a scientist in any discipline (What does this say about general mRNA protein interactions? </w:t>
      </w:r>
      <w:r w:rsidRPr="29DD5717">
        <w:rPr>
          <w:rFonts w:ascii="Calibri" w:hAnsi="Calibri"/>
        </w:rPr>
        <w:t xml:space="preserve">About </w:t>
      </w:r>
      <w:proofErr w:type="spellStart"/>
      <w:r w:rsidRPr="29DD5717">
        <w:rPr>
          <w:rFonts w:ascii="Calibri" w:hAnsi="Calibri"/>
        </w:rPr>
        <w:t>the</w:t>
      </w:r>
      <w:proofErr w:type="spellEnd"/>
      <w:r w:rsidRPr="29DD5717">
        <w:rPr>
          <w:rFonts w:ascii="Calibri" w:hAnsi="Calibri"/>
        </w:rPr>
        <w:t xml:space="preserve"> </w:t>
      </w:r>
      <w:proofErr w:type="spellStart"/>
      <w:r w:rsidRPr="29DD5717">
        <w:rPr>
          <w:rFonts w:ascii="Calibri" w:hAnsi="Calibri"/>
        </w:rPr>
        <w:t>genetic</w:t>
      </w:r>
      <w:proofErr w:type="spellEnd"/>
      <w:r w:rsidRPr="29DD5717">
        <w:rPr>
          <w:rFonts w:ascii="Calibri" w:hAnsi="Calibri"/>
        </w:rPr>
        <w:t xml:space="preserve"> code?)</w:t>
      </w:r>
    </w:p>
    <w:p w14:paraId="3A08057E" w14:textId="1F6DFC90" w:rsidR="004D7280" w:rsidRPr="00AE20A9" w:rsidRDefault="4105E7F7" w:rsidP="4105E7F7">
      <w:pPr>
        <w:rPr>
          <w:rFonts w:ascii="Calibri" w:hAnsi="Calibri"/>
        </w:rPr>
      </w:pPr>
      <w:proofErr w:type="spellStart"/>
      <w:r w:rsidRPr="4105E7F7">
        <w:rPr>
          <w:rFonts w:ascii="Calibri" w:hAnsi="Calibri"/>
        </w:rPr>
        <w:t>stay</w:t>
      </w:r>
      <w:proofErr w:type="spellEnd"/>
      <w:r w:rsidRPr="4105E7F7">
        <w:rPr>
          <w:rFonts w:ascii="Calibri" w:hAnsi="Calibri"/>
        </w:rPr>
        <w:t xml:space="preserve"> </w:t>
      </w:r>
      <w:proofErr w:type="spellStart"/>
      <w:r w:rsidRPr="4105E7F7">
        <w:rPr>
          <w:rFonts w:ascii="Calibri" w:hAnsi="Calibri"/>
        </w:rPr>
        <w:t>between</w:t>
      </w:r>
      <w:proofErr w:type="spellEnd"/>
      <w:r w:rsidRPr="4105E7F7">
        <w:rPr>
          <w:rFonts w:ascii="Calibri" w:hAnsi="Calibri"/>
        </w:rPr>
        <w:t xml:space="preserve"> 200-300 </w:t>
      </w:r>
      <w:proofErr w:type="spellStart"/>
      <w:r w:rsidRPr="4105E7F7">
        <w:rPr>
          <w:rFonts w:ascii="Calibri" w:hAnsi="Calibri"/>
        </w:rPr>
        <w:t>words</w:t>
      </w:r>
      <w:proofErr w:type="spellEnd"/>
    </w:p>
    <w:p w14:paraId="6137E80A" w14:textId="1E1A305B" w:rsidR="004D7280" w:rsidRPr="00AE20A9" w:rsidRDefault="004D7280" w:rsidP="4105E7F7">
      <w:pPr>
        <w:rPr>
          <w:rFonts w:ascii="Calibri" w:hAnsi="Calibri"/>
        </w:rPr>
      </w:pPr>
    </w:p>
    <w:p w14:paraId="5658F911" w14:textId="43C43678" w:rsidR="004D7280" w:rsidRPr="00AE20A9" w:rsidRDefault="004D7280" w:rsidP="00BD2575">
      <w:pPr>
        <w:rPr>
          <w:lang w:val="en-US"/>
        </w:rPr>
      </w:pPr>
      <w:r w:rsidRPr="4105E7F7">
        <w:rPr>
          <w:lang w:val="en-US"/>
        </w:rPr>
        <w:br w:type="page"/>
      </w:r>
    </w:p>
    <w:sdt>
      <w:sdtPr>
        <w:rPr>
          <w:rFonts w:eastAsia="Arial" w:cs="Arial"/>
          <w:color w:val="auto"/>
          <w:sz w:val="22"/>
          <w:szCs w:val="22"/>
          <w:lang w:val="de" w:eastAsia="en-AT"/>
        </w:rPr>
        <w:id w:val="-1978982439"/>
        <w:docPartObj>
          <w:docPartGallery w:val="Table of Contents"/>
          <w:docPartUnique/>
        </w:docPartObj>
      </w:sdtPr>
      <w:sdtEndPr>
        <w:rPr>
          <w:b/>
          <w:bCs/>
          <w:noProof/>
        </w:rPr>
      </w:sdtEndPr>
      <w:sdtContent>
        <w:p w14:paraId="53E76D47" w14:textId="65E60976" w:rsidR="004D7280" w:rsidRPr="00AE20A9" w:rsidRDefault="004D7280" w:rsidP="004D7280">
          <w:pPr>
            <w:pStyle w:val="TOCHeading"/>
            <w:numPr>
              <w:ilvl w:val="0"/>
              <w:numId w:val="0"/>
            </w:numPr>
            <w:rPr>
              <w:color w:val="auto"/>
              <w:sz w:val="40"/>
              <w:szCs w:val="40"/>
            </w:rPr>
          </w:pPr>
          <w:r w:rsidRPr="00AE20A9">
            <w:rPr>
              <w:color w:val="auto"/>
              <w:sz w:val="40"/>
              <w:szCs w:val="40"/>
            </w:rPr>
            <w:t>Contents</w:t>
          </w:r>
        </w:p>
        <w:p w14:paraId="59F33D24" w14:textId="4FE049E6" w:rsidR="00332F35" w:rsidRDefault="004D7280">
          <w:pPr>
            <w:pStyle w:val="TOC1"/>
            <w:rPr>
              <w:rFonts w:asciiTheme="minorHAnsi" w:eastAsiaTheme="minorEastAsia" w:hAnsiTheme="minorHAnsi" w:cstheme="minorBidi"/>
              <w:noProof/>
              <w:lang w:val="en-AT"/>
            </w:rPr>
          </w:pPr>
          <w:r w:rsidRPr="00AE20A9">
            <w:rPr>
              <w:lang w:val="en-US"/>
            </w:rPr>
            <w:fldChar w:fldCharType="begin"/>
          </w:r>
          <w:r w:rsidRPr="00AE20A9">
            <w:rPr>
              <w:lang w:val="en-US"/>
            </w:rPr>
            <w:instrText xml:space="preserve"> TOC \o "1-3" \h \z \u </w:instrText>
          </w:r>
          <w:r w:rsidRPr="00AE20A9">
            <w:rPr>
              <w:lang w:val="en-US"/>
            </w:rPr>
            <w:fldChar w:fldCharType="separate"/>
          </w:r>
          <w:hyperlink w:anchor="_Toc100003479" w:history="1">
            <w:r w:rsidR="00332F35" w:rsidRPr="00FB7E52">
              <w:rPr>
                <w:rStyle w:val="Hyperlink"/>
                <w:noProof/>
                <w:lang w:val="en-US"/>
              </w:rPr>
              <w:t>1.</w:t>
            </w:r>
            <w:r w:rsidR="00332F35">
              <w:rPr>
                <w:rFonts w:asciiTheme="minorHAnsi" w:eastAsiaTheme="minorEastAsia" w:hAnsiTheme="minorHAnsi" w:cstheme="minorBidi"/>
                <w:noProof/>
                <w:lang w:val="en-AT"/>
              </w:rPr>
              <w:tab/>
            </w:r>
            <w:r w:rsidR="00332F35" w:rsidRPr="00FB7E52">
              <w:rPr>
                <w:rStyle w:val="Hyperlink"/>
                <w:noProof/>
                <w:lang w:val="en-US"/>
              </w:rPr>
              <w:t>Introduction</w:t>
            </w:r>
            <w:r w:rsidR="00332F35">
              <w:rPr>
                <w:noProof/>
                <w:webHidden/>
              </w:rPr>
              <w:tab/>
            </w:r>
            <w:r w:rsidR="00332F35">
              <w:rPr>
                <w:noProof/>
                <w:webHidden/>
              </w:rPr>
              <w:fldChar w:fldCharType="begin"/>
            </w:r>
            <w:r w:rsidR="00332F35">
              <w:rPr>
                <w:noProof/>
                <w:webHidden/>
              </w:rPr>
              <w:instrText xml:space="preserve"> PAGEREF _Toc100003479 \h </w:instrText>
            </w:r>
            <w:r w:rsidR="00332F35">
              <w:rPr>
                <w:noProof/>
                <w:webHidden/>
              </w:rPr>
            </w:r>
            <w:r w:rsidR="00332F35">
              <w:rPr>
                <w:noProof/>
                <w:webHidden/>
              </w:rPr>
              <w:fldChar w:fldCharType="separate"/>
            </w:r>
            <w:r w:rsidR="001317E8">
              <w:rPr>
                <w:noProof/>
                <w:webHidden/>
              </w:rPr>
              <w:t>5</w:t>
            </w:r>
            <w:r w:rsidR="00332F35">
              <w:rPr>
                <w:noProof/>
                <w:webHidden/>
              </w:rPr>
              <w:fldChar w:fldCharType="end"/>
            </w:r>
          </w:hyperlink>
        </w:p>
        <w:p w14:paraId="637D7614" w14:textId="0BEDE19A" w:rsidR="00332F35" w:rsidRDefault="0062313E">
          <w:pPr>
            <w:pStyle w:val="TOC1"/>
            <w:rPr>
              <w:rFonts w:asciiTheme="minorHAnsi" w:eastAsiaTheme="minorEastAsia" w:hAnsiTheme="minorHAnsi" w:cstheme="minorBidi"/>
              <w:noProof/>
              <w:lang w:val="en-AT"/>
            </w:rPr>
          </w:pPr>
          <w:hyperlink w:anchor="_Toc100003480" w:history="1">
            <w:r w:rsidR="00332F35" w:rsidRPr="00FB7E52">
              <w:rPr>
                <w:rStyle w:val="Hyperlink"/>
                <w:rFonts w:cstheme="majorHAnsi"/>
                <w:noProof/>
                <w:lang w:val="en-US"/>
              </w:rPr>
              <w:t>2.</w:t>
            </w:r>
            <w:r w:rsidR="00332F35">
              <w:rPr>
                <w:rFonts w:asciiTheme="minorHAnsi" w:eastAsiaTheme="minorEastAsia" w:hAnsiTheme="minorHAnsi" w:cstheme="minorBidi"/>
                <w:noProof/>
                <w:lang w:val="en-AT"/>
              </w:rPr>
              <w:tab/>
            </w:r>
            <w:r w:rsidR="00332F35" w:rsidRPr="00FB7E52">
              <w:rPr>
                <w:rStyle w:val="Hyperlink"/>
                <w:rFonts w:cstheme="majorHAnsi"/>
                <w:noProof/>
                <w:lang w:val="en-US"/>
              </w:rPr>
              <w:t>Materials and Methods</w:t>
            </w:r>
            <w:r w:rsidR="00332F35">
              <w:rPr>
                <w:noProof/>
                <w:webHidden/>
              </w:rPr>
              <w:tab/>
            </w:r>
            <w:r w:rsidR="00332F35">
              <w:rPr>
                <w:noProof/>
                <w:webHidden/>
              </w:rPr>
              <w:fldChar w:fldCharType="begin"/>
            </w:r>
            <w:r w:rsidR="00332F35">
              <w:rPr>
                <w:noProof/>
                <w:webHidden/>
              </w:rPr>
              <w:instrText xml:space="preserve"> PAGEREF _Toc100003480 \h </w:instrText>
            </w:r>
            <w:r w:rsidR="00332F35">
              <w:rPr>
                <w:noProof/>
                <w:webHidden/>
              </w:rPr>
            </w:r>
            <w:r w:rsidR="00332F35">
              <w:rPr>
                <w:noProof/>
                <w:webHidden/>
              </w:rPr>
              <w:fldChar w:fldCharType="separate"/>
            </w:r>
            <w:r w:rsidR="001317E8">
              <w:rPr>
                <w:noProof/>
                <w:webHidden/>
              </w:rPr>
              <w:t>7</w:t>
            </w:r>
            <w:r w:rsidR="00332F35">
              <w:rPr>
                <w:noProof/>
                <w:webHidden/>
              </w:rPr>
              <w:fldChar w:fldCharType="end"/>
            </w:r>
          </w:hyperlink>
        </w:p>
        <w:p w14:paraId="5F27BB99" w14:textId="2094CB69" w:rsidR="00332F35" w:rsidRDefault="0062313E">
          <w:pPr>
            <w:pStyle w:val="TOC2"/>
            <w:tabs>
              <w:tab w:val="left" w:pos="880"/>
              <w:tab w:val="right" w:leader="dot" w:pos="9019"/>
            </w:tabs>
            <w:rPr>
              <w:rFonts w:asciiTheme="minorHAnsi" w:eastAsiaTheme="minorEastAsia" w:hAnsiTheme="minorHAnsi" w:cstheme="minorBidi"/>
              <w:noProof/>
              <w:lang w:val="en-AT"/>
            </w:rPr>
          </w:pPr>
          <w:hyperlink w:anchor="_Toc100003481" w:history="1">
            <w:r w:rsidR="00332F35" w:rsidRPr="00FB7E52">
              <w:rPr>
                <w:rStyle w:val="Hyperlink"/>
                <w:noProof/>
                <w:lang w:val="en-US"/>
              </w:rPr>
              <w:t>2.1.</w:t>
            </w:r>
            <w:r w:rsidR="00332F35">
              <w:rPr>
                <w:rFonts w:asciiTheme="minorHAnsi" w:eastAsiaTheme="minorEastAsia" w:hAnsiTheme="minorHAnsi" w:cstheme="minorBidi"/>
                <w:noProof/>
                <w:lang w:val="en-AT"/>
              </w:rPr>
              <w:tab/>
            </w:r>
            <w:r w:rsidR="00332F35" w:rsidRPr="00FB7E52">
              <w:rPr>
                <w:rStyle w:val="Hyperlink"/>
                <w:noProof/>
                <w:lang w:val="en-US"/>
              </w:rPr>
              <w:t>Datasets</w:t>
            </w:r>
            <w:r w:rsidR="00332F35">
              <w:rPr>
                <w:noProof/>
                <w:webHidden/>
              </w:rPr>
              <w:tab/>
            </w:r>
            <w:r w:rsidR="00332F35">
              <w:rPr>
                <w:noProof/>
                <w:webHidden/>
              </w:rPr>
              <w:fldChar w:fldCharType="begin"/>
            </w:r>
            <w:r w:rsidR="00332F35">
              <w:rPr>
                <w:noProof/>
                <w:webHidden/>
              </w:rPr>
              <w:instrText xml:space="preserve"> PAGEREF _Toc100003481 \h </w:instrText>
            </w:r>
            <w:r w:rsidR="00332F35">
              <w:rPr>
                <w:noProof/>
                <w:webHidden/>
              </w:rPr>
            </w:r>
            <w:r w:rsidR="00332F35">
              <w:rPr>
                <w:noProof/>
                <w:webHidden/>
              </w:rPr>
              <w:fldChar w:fldCharType="separate"/>
            </w:r>
            <w:r w:rsidR="001317E8">
              <w:rPr>
                <w:noProof/>
                <w:webHidden/>
              </w:rPr>
              <w:t>7</w:t>
            </w:r>
            <w:r w:rsidR="00332F35">
              <w:rPr>
                <w:noProof/>
                <w:webHidden/>
              </w:rPr>
              <w:fldChar w:fldCharType="end"/>
            </w:r>
          </w:hyperlink>
        </w:p>
        <w:p w14:paraId="1254D0B9" w14:textId="148DAE6E" w:rsidR="00332F35" w:rsidRDefault="0062313E">
          <w:pPr>
            <w:pStyle w:val="TOC3"/>
            <w:tabs>
              <w:tab w:val="left" w:pos="1320"/>
              <w:tab w:val="right" w:leader="dot" w:pos="9019"/>
            </w:tabs>
            <w:rPr>
              <w:rFonts w:asciiTheme="minorHAnsi" w:eastAsiaTheme="minorEastAsia" w:hAnsiTheme="minorHAnsi" w:cstheme="minorBidi"/>
              <w:noProof/>
              <w:lang w:val="en-AT"/>
            </w:rPr>
          </w:pPr>
          <w:hyperlink w:anchor="_Toc100003482" w:history="1">
            <w:r w:rsidR="00332F35" w:rsidRPr="00FB7E52">
              <w:rPr>
                <w:rStyle w:val="Hyperlink"/>
                <w:noProof/>
                <w:lang w:val="en-US"/>
              </w:rPr>
              <w:t>2.1.1.</w:t>
            </w:r>
            <w:r w:rsidR="00332F35">
              <w:rPr>
                <w:rFonts w:asciiTheme="minorHAnsi" w:eastAsiaTheme="minorEastAsia" w:hAnsiTheme="minorHAnsi" w:cstheme="minorBidi"/>
                <w:noProof/>
                <w:lang w:val="en-AT"/>
              </w:rPr>
              <w:tab/>
            </w:r>
            <w:r w:rsidR="00332F35" w:rsidRPr="00FB7E52">
              <w:rPr>
                <w:rStyle w:val="Hyperlink"/>
                <w:noProof/>
                <w:lang w:val="en-US"/>
              </w:rPr>
              <w:t>ATtRACT (2016) [1]</w:t>
            </w:r>
            <w:r w:rsidR="00332F35">
              <w:rPr>
                <w:noProof/>
                <w:webHidden/>
              </w:rPr>
              <w:tab/>
            </w:r>
            <w:r w:rsidR="00332F35">
              <w:rPr>
                <w:noProof/>
                <w:webHidden/>
              </w:rPr>
              <w:fldChar w:fldCharType="begin"/>
            </w:r>
            <w:r w:rsidR="00332F35">
              <w:rPr>
                <w:noProof/>
                <w:webHidden/>
              </w:rPr>
              <w:instrText xml:space="preserve"> PAGEREF _Toc100003482 \h </w:instrText>
            </w:r>
            <w:r w:rsidR="00332F35">
              <w:rPr>
                <w:noProof/>
                <w:webHidden/>
              </w:rPr>
            </w:r>
            <w:r w:rsidR="00332F35">
              <w:rPr>
                <w:noProof/>
                <w:webHidden/>
              </w:rPr>
              <w:fldChar w:fldCharType="separate"/>
            </w:r>
            <w:r w:rsidR="001317E8">
              <w:rPr>
                <w:noProof/>
                <w:webHidden/>
              </w:rPr>
              <w:t>7</w:t>
            </w:r>
            <w:r w:rsidR="00332F35">
              <w:rPr>
                <w:noProof/>
                <w:webHidden/>
              </w:rPr>
              <w:fldChar w:fldCharType="end"/>
            </w:r>
          </w:hyperlink>
        </w:p>
        <w:p w14:paraId="5AD81183" w14:textId="5BE06344" w:rsidR="00332F35" w:rsidRDefault="0062313E">
          <w:pPr>
            <w:pStyle w:val="TOC3"/>
            <w:tabs>
              <w:tab w:val="left" w:pos="1320"/>
              <w:tab w:val="right" w:leader="dot" w:pos="9019"/>
            </w:tabs>
            <w:rPr>
              <w:rFonts w:asciiTheme="minorHAnsi" w:eastAsiaTheme="minorEastAsia" w:hAnsiTheme="minorHAnsi" w:cstheme="minorBidi"/>
              <w:noProof/>
              <w:lang w:val="en-AT"/>
            </w:rPr>
          </w:pPr>
          <w:hyperlink w:anchor="_Toc100003483" w:history="1">
            <w:r w:rsidR="00332F35" w:rsidRPr="00FB7E52">
              <w:rPr>
                <w:rStyle w:val="Hyperlink"/>
                <w:noProof/>
                <w:lang w:val="en-US"/>
              </w:rPr>
              <w:t>2.1.2.</w:t>
            </w:r>
            <w:r w:rsidR="00332F35">
              <w:rPr>
                <w:rFonts w:asciiTheme="minorHAnsi" w:eastAsiaTheme="minorEastAsia" w:hAnsiTheme="minorHAnsi" w:cstheme="minorBidi"/>
                <w:noProof/>
                <w:lang w:val="en-AT"/>
              </w:rPr>
              <w:tab/>
            </w:r>
            <w:r w:rsidR="00332F35" w:rsidRPr="00FB7E52">
              <w:rPr>
                <w:rStyle w:val="Hyperlink"/>
                <w:noProof/>
                <w:lang w:val="en-US"/>
              </w:rPr>
              <w:t>HT-SELEX (2020) [2]</w:t>
            </w:r>
            <w:r w:rsidR="00332F35">
              <w:rPr>
                <w:noProof/>
                <w:webHidden/>
              </w:rPr>
              <w:tab/>
            </w:r>
            <w:r w:rsidR="00332F35">
              <w:rPr>
                <w:noProof/>
                <w:webHidden/>
              </w:rPr>
              <w:fldChar w:fldCharType="begin"/>
            </w:r>
            <w:r w:rsidR="00332F35">
              <w:rPr>
                <w:noProof/>
                <w:webHidden/>
              </w:rPr>
              <w:instrText xml:space="preserve"> PAGEREF _Toc100003483 \h </w:instrText>
            </w:r>
            <w:r w:rsidR="00332F35">
              <w:rPr>
                <w:noProof/>
                <w:webHidden/>
              </w:rPr>
            </w:r>
            <w:r w:rsidR="00332F35">
              <w:rPr>
                <w:noProof/>
                <w:webHidden/>
              </w:rPr>
              <w:fldChar w:fldCharType="separate"/>
            </w:r>
            <w:r w:rsidR="001317E8">
              <w:rPr>
                <w:noProof/>
                <w:webHidden/>
              </w:rPr>
              <w:t>8</w:t>
            </w:r>
            <w:r w:rsidR="00332F35">
              <w:rPr>
                <w:noProof/>
                <w:webHidden/>
              </w:rPr>
              <w:fldChar w:fldCharType="end"/>
            </w:r>
          </w:hyperlink>
        </w:p>
        <w:p w14:paraId="2E24B34B" w14:textId="0B34D5A6" w:rsidR="00332F35" w:rsidRDefault="0062313E">
          <w:pPr>
            <w:pStyle w:val="TOC3"/>
            <w:tabs>
              <w:tab w:val="left" w:pos="1320"/>
              <w:tab w:val="right" w:leader="dot" w:pos="9019"/>
            </w:tabs>
            <w:rPr>
              <w:rFonts w:asciiTheme="minorHAnsi" w:eastAsiaTheme="minorEastAsia" w:hAnsiTheme="minorHAnsi" w:cstheme="minorBidi"/>
              <w:noProof/>
              <w:lang w:val="en-AT"/>
            </w:rPr>
          </w:pPr>
          <w:hyperlink w:anchor="_Toc100003484" w:history="1">
            <w:r w:rsidR="00332F35" w:rsidRPr="00FB7E52">
              <w:rPr>
                <w:rStyle w:val="Hyperlink"/>
                <w:noProof/>
                <w:lang w:val="en-US"/>
              </w:rPr>
              <w:t>2.1.3.</w:t>
            </w:r>
            <w:r w:rsidR="00332F35">
              <w:rPr>
                <w:rFonts w:asciiTheme="minorHAnsi" w:eastAsiaTheme="minorEastAsia" w:hAnsiTheme="minorHAnsi" w:cstheme="minorBidi"/>
                <w:noProof/>
                <w:lang w:val="en-AT"/>
              </w:rPr>
              <w:tab/>
            </w:r>
            <w:r w:rsidR="00332F35" w:rsidRPr="00FB7E52">
              <w:rPr>
                <w:rStyle w:val="Hyperlink"/>
                <w:noProof/>
                <w:lang w:val="en-US"/>
              </w:rPr>
              <w:t>Experimental techniques for motif discovery</w:t>
            </w:r>
            <w:r w:rsidR="00332F35">
              <w:rPr>
                <w:noProof/>
                <w:webHidden/>
              </w:rPr>
              <w:tab/>
            </w:r>
            <w:r w:rsidR="00332F35">
              <w:rPr>
                <w:noProof/>
                <w:webHidden/>
              </w:rPr>
              <w:fldChar w:fldCharType="begin"/>
            </w:r>
            <w:r w:rsidR="00332F35">
              <w:rPr>
                <w:noProof/>
                <w:webHidden/>
              </w:rPr>
              <w:instrText xml:space="preserve"> PAGEREF _Toc100003484 \h </w:instrText>
            </w:r>
            <w:r w:rsidR="00332F35">
              <w:rPr>
                <w:noProof/>
                <w:webHidden/>
              </w:rPr>
            </w:r>
            <w:r w:rsidR="00332F35">
              <w:rPr>
                <w:noProof/>
                <w:webHidden/>
              </w:rPr>
              <w:fldChar w:fldCharType="separate"/>
            </w:r>
            <w:r w:rsidR="001317E8">
              <w:rPr>
                <w:noProof/>
                <w:webHidden/>
              </w:rPr>
              <w:t>8</w:t>
            </w:r>
            <w:r w:rsidR="00332F35">
              <w:rPr>
                <w:noProof/>
                <w:webHidden/>
              </w:rPr>
              <w:fldChar w:fldCharType="end"/>
            </w:r>
          </w:hyperlink>
        </w:p>
        <w:p w14:paraId="50FF22E1" w14:textId="456222B0" w:rsidR="00332F35" w:rsidRDefault="0062313E">
          <w:pPr>
            <w:pStyle w:val="TOC3"/>
            <w:tabs>
              <w:tab w:val="left" w:pos="1320"/>
              <w:tab w:val="right" w:leader="dot" w:pos="9019"/>
            </w:tabs>
            <w:rPr>
              <w:rFonts w:asciiTheme="minorHAnsi" w:eastAsiaTheme="minorEastAsia" w:hAnsiTheme="minorHAnsi" w:cstheme="minorBidi"/>
              <w:noProof/>
              <w:lang w:val="en-AT"/>
            </w:rPr>
          </w:pPr>
          <w:hyperlink w:anchor="_Toc100003485" w:history="1">
            <w:r w:rsidR="00332F35" w:rsidRPr="00FB7E52">
              <w:rPr>
                <w:rStyle w:val="Hyperlink"/>
                <w:noProof/>
                <w:lang w:val="en-US"/>
              </w:rPr>
              <w:t>2.1.4.</w:t>
            </w:r>
            <w:r w:rsidR="00332F35">
              <w:rPr>
                <w:rFonts w:asciiTheme="minorHAnsi" w:eastAsiaTheme="minorEastAsia" w:hAnsiTheme="minorHAnsi" w:cstheme="minorBidi"/>
                <w:noProof/>
                <w:lang w:val="en-AT"/>
              </w:rPr>
              <w:tab/>
            </w:r>
            <w:r w:rsidR="00332F35" w:rsidRPr="00FB7E52">
              <w:rPr>
                <w:rStyle w:val="Hyperlink"/>
                <w:noProof/>
                <w:lang w:val="en-US"/>
              </w:rPr>
              <w:t>MANE select (v0.95) transcriptome</w:t>
            </w:r>
            <w:r w:rsidR="00332F35">
              <w:rPr>
                <w:noProof/>
                <w:webHidden/>
              </w:rPr>
              <w:tab/>
            </w:r>
            <w:r w:rsidR="00332F35">
              <w:rPr>
                <w:noProof/>
                <w:webHidden/>
              </w:rPr>
              <w:fldChar w:fldCharType="begin"/>
            </w:r>
            <w:r w:rsidR="00332F35">
              <w:rPr>
                <w:noProof/>
                <w:webHidden/>
              </w:rPr>
              <w:instrText xml:space="preserve"> PAGEREF _Toc100003485 \h </w:instrText>
            </w:r>
            <w:r w:rsidR="00332F35">
              <w:rPr>
                <w:noProof/>
                <w:webHidden/>
              </w:rPr>
            </w:r>
            <w:r w:rsidR="00332F35">
              <w:rPr>
                <w:noProof/>
                <w:webHidden/>
              </w:rPr>
              <w:fldChar w:fldCharType="separate"/>
            </w:r>
            <w:r w:rsidR="001317E8">
              <w:rPr>
                <w:noProof/>
                <w:webHidden/>
              </w:rPr>
              <w:t>9</w:t>
            </w:r>
            <w:r w:rsidR="00332F35">
              <w:rPr>
                <w:noProof/>
                <w:webHidden/>
              </w:rPr>
              <w:fldChar w:fldCharType="end"/>
            </w:r>
          </w:hyperlink>
        </w:p>
        <w:p w14:paraId="66E9FB63" w14:textId="17DE75C2" w:rsidR="00332F35" w:rsidRDefault="0062313E">
          <w:pPr>
            <w:pStyle w:val="TOC2"/>
            <w:tabs>
              <w:tab w:val="left" w:pos="880"/>
              <w:tab w:val="right" w:leader="dot" w:pos="9019"/>
            </w:tabs>
            <w:rPr>
              <w:rFonts w:asciiTheme="minorHAnsi" w:eastAsiaTheme="minorEastAsia" w:hAnsiTheme="minorHAnsi" w:cstheme="minorBidi"/>
              <w:noProof/>
              <w:lang w:val="en-AT"/>
            </w:rPr>
          </w:pPr>
          <w:hyperlink w:anchor="_Toc100003486" w:history="1">
            <w:r w:rsidR="00332F35" w:rsidRPr="00FB7E52">
              <w:rPr>
                <w:rStyle w:val="Hyperlink"/>
                <w:noProof/>
                <w:lang w:val="en-US"/>
              </w:rPr>
              <w:t>2.2.</w:t>
            </w:r>
            <w:r w:rsidR="00332F35">
              <w:rPr>
                <w:rFonts w:asciiTheme="minorHAnsi" w:eastAsiaTheme="minorEastAsia" w:hAnsiTheme="minorHAnsi" w:cstheme="minorBidi"/>
                <w:noProof/>
                <w:lang w:val="en-AT"/>
              </w:rPr>
              <w:tab/>
            </w:r>
            <w:r w:rsidR="00332F35" w:rsidRPr="00FB7E52">
              <w:rPr>
                <w:rStyle w:val="Hyperlink"/>
                <w:noProof/>
                <w:lang w:val="en-US"/>
              </w:rPr>
              <w:t>Previous work</w:t>
            </w:r>
            <w:r w:rsidR="00332F35">
              <w:rPr>
                <w:noProof/>
                <w:webHidden/>
              </w:rPr>
              <w:tab/>
            </w:r>
            <w:r w:rsidR="00332F35">
              <w:rPr>
                <w:noProof/>
                <w:webHidden/>
              </w:rPr>
              <w:fldChar w:fldCharType="begin"/>
            </w:r>
            <w:r w:rsidR="00332F35">
              <w:rPr>
                <w:noProof/>
                <w:webHidden/>
              </w:rPr>
              <w:instrText xml:space="preserve"> PAGEREF _Toc100003486 \h </w:instrText>
            </w:r>
            <w:r w:rsidR="00332F35">
              <w:rPr>
                <w:noProof/>
                <w:webHidden/>
              </w:rPr>
            </w:r>
            <w:r w:rsidR="00332F35">
              <w:rPr>
                <w:noProof/>
                <w:webHidden/>
              </w:rPr>
              <w:fldChar w:fldCharType="separate"/>
            </w:r>
            <w:r w:rsidR="001317E8">
              <w:rPr>
                <w:noProof/>
                <w:webHidden/>
              </w:rPr>
              <w:t>9</w:t>
            </w:r>
            <w:r w:rsidR="00332F35">
              <w:rPr>
                <w:noProof/>
                <w:webHidden/>
              </w:rPr>
              <w:fldChar w:fldCharType="end"/>
            </w:r>
          </w:hyperlink>
        </w:p>
        <w:p w14:paraId="395DE327" w14:textId="73C8F7BD" w:rsidR="00332F35" w:rsidRDefault="0062313E">
          <w:pPr>
            <w:pStyle w:val="TOC3"/>
            <w:tabs>
              <w:tab w:val="left" w:pos="1320"/>
              <w:tab w:val="right" w:leader="dot" w:pos="9019"/>
            </w:tabs>
            <w:rPr>
              <w:rFonts w:asciiTheme="minorHAnsi" w:eastAsiaTheme="minorEastAsia" w:hAnsiTheme="minorHAnsi" w:cstheme="minorBidi"/>
              <w:noProof/>
              <w:lang w:val="en-AT"/>
            </w:rPr>
          </w:pPr>
          <w:hyperlink w:anchor="_Toc100003487" w:history="1">
            <w:r w:rsidR="00332F35" w:rsidRPr="00FB7E52">
              <w:rPr>
                <w:rStyle w:val="Hyperlink"/>
                <w:noProof/>
                <w:lang w:val="en-US"/>
              </w:rPr>
              <w:t>2.2.1.</w:t>
            </w:r>
            <w:r w:rsidR="00332F35">
              <w:rPr>
                <w:rFonts w:asciiTheme="minorHAnsi" w:eastAsiaTheme="minorEastAsia" w:hAnsiTheme="minorHAnsi" w:cstheme="minorBidi"/>
                <w:noProof/>
                <w:lang w:val="en-AT"/>
              </w:rPr>
              <w:tab/>
            </w:r>
            <w:r w:rsidR="00332F35" w:rsidRPr="00FB7E52">
              <w:rPr>
                <w:rStyle w:val="Hyperlink"/>
                <w:noProof/>
                <w:lang w:val="en-US"/>
              </w:rPr>
              <w:t>The datasets</w:t>
            </w:r>
            <w:r w:rsidR="00332F35">
              <w:rPr>
                <w:noProof/>
                <w:webHidden/>
              </w:rPr>
              <w:tab/>
            </w:r>
            <w:r w:rsidR="00332F35">
              <w:rPr>
                <w:noProof/>
                <w:webHidden/>
              </w:rPr>
              <w:fldChar w:fldCharType="begin"/>
            </w:r>
            <w:r w:rsidR="00332F35">
              <w:rPr>
                <w:noProof/>
                <w:webHidden/>
              </w:rPr>
              <w:instrText xml:space="preserve"> PAGEREF _Toc100003487 \h </w:instrText>
            </w:r>
            <w:r w:rsidR="00332F35">
              <w:rPr>
                <w:noProof/>
                <w:webHidden/>
              </w:rPr>
            </w:r>
            <w:r w:rsidR="00332F35">
              <w:rPr>
                <w:noProof/>
                <w:webHidden/>
              </w:rPr>
              <w:fldChar w:fldCharType="separate"/>
            </w:r>
            <w:r w:rsidR="001317E8">
              <w:rPr>
                <w:noProof/>
                <w:webHidden/>
              </w:rPr>
              <w:t>10</w:t>
            </w:r>
            <w:r w:rsidR="00332F35">
              <w:rPr>
                <w:noProof/>
                <w:webHidden/>
              </w:rPr>
              <w:fldChar w:fldCharType="end"/>
            </w:r>
          </w:hyperlink>
        </w:p>
        <w:p w14:paraId="61E00F01" w14:textId="2914C4F8" w:rsidR="00332F35" w:rsidRDefault="0062313E">
          <w:pPr>
            <w:pStyle w:val="TOC3"/>
            <w:tabs>
              <w:tab w:val="left" w:pos="1320"/>
              <w:tab w:val="right" w:leader="dot" w:pos="9019"/>
            </w:tabs>
            <w:rPr>
              <w:rFonts w:asciiTheme="minorHAnsi" w:eastAsiaTheme="minorEastAsia" w:hAnsiTheme="minorHAnsi" w:cstheme="minorBidi"/>
              <w:noProof/>
              <w:lang w:val="en-AT"/>
            </w:rPr>
          </w:pPr>
          <w:hyperlink w:anchor="_Toc100003488" w:history="1">
            <w:r w:rsidR="00332F35" w:rsidRPr="00FB7E52">
              <w:rPr>
                <w:rStyle w:val="Hyperlink"/>
                <w:noProof/>
                <w:lang w:val="en-US"/>
              </w:rPr>
              <w:t>2.2.2.</w:t>
            </w:r>
            <w:r w:rsidR="00332F35">
              <w:rPr>
                <w:rFonts w:asciiTheme="minorHAnsi" w:eastAsiaTheme="minorEastAsia" w:hAnsiTheme="minorHAnsi" w:cstheme="minorBidi"/>
                <w:noProof/>
                <w:lang w:val="en-AT"/>
              </w:rPr>
              <w:tab/>
            </w:r>
            <w:r w:rsidR="00332F35" w:rsidRPr="00FB7E52">
              <w:rPr>
                <w:rStyle w:val="Hyperlink"/>
                <w:noProof/>
                <w:lang w:val="en-US"/>
              </w:rPr>
              <w:t>Background</w:t>
            </w:r>
            <w:r w:rsidR="00332F35">
              <w:rPr>
                <w:noProof/>
                <w:webHidden/>
              </w:rPr>
              <w:tab/>
            </w:r>
            <w:r w:rsidR="00332F35">
              <w:rPr>
                <w:noProof/>
                <w:webHidden/>
              </w:rPr>
              <w:fldChar w:fldCharType="begin"/>
            </w:r>
            <w:r w:rsidR="00332F35">
              <w:rPr>
                <w:noProof/>
                <w:webHidden/>
              </w:rPr>
              <w:instrText xml:space="preserve"> PAGEREF _Toc100003488 \h </w:instrText>
            </w:r>
            <w:r w:rsidR="00332F35">
              <w:rPr>
                <w:noProof/>
                <w:webHidden/>
              </w:rPr>
            </w:r>
            <w:r w:rsidR="00332F35">
              <w:rPr>
                <w:noProof/>
                <w:webHidden/>
              </w:rPr>
              <w:fldChar w:fldCharType="separate"/>
            </w:r>
            <w:r w:rsidR="001317E8">
              <w:rPr>
                <w:noProof/>
                <w:webHidden/>
              </w:rPr>
              <w:t>10</w:t>
            </w:r>
            <w:r w:rsidR="00332F35">
              <w:rPr>
                <w:noProof/>
                <w:webHidden/>
              </w:rPr>
              <w:fldChar w:fldCharType="end"/>
            </w:r>
          </w:hyperlink>
        </w:p>
        <w:p w14:paraId="6BAC9046" w14:textId="3737C6E2" w:rsidR="00332F35" w:rsidRDefault="0062313E">
          <w:pPr>
            <w:pStyle w:val="TOC3"/>
            <w:tabs>
              <w:tab w:val="left" w:pos="1320"/>
              <w:tab w:val="right" w:leader="dot" w:pos="9019"/>
            </w:tabs>
            <w:rPr>
              <w:rFonts w:asciiTheme="minorHAnsi" w:eastAsiaTheme="minorEastAsia" w:hAnsiTheme="minorHAnsi" w:cstheme="minorBidi"/>
              <w:noProof/>
              <w:lang w:val="en-AT"/>
            </w:rPr>
          </w:pPr>
          <w:hyperlink w:anchor="_Toc100003489" w:history="1">
            <w:r w:rsidR="00332F35" w:rsidRPr="00FB7E52">
              <w:rPr>
                <w:rStyle w:val="Hyperlink"/>
                <w:noProof/>
                <w:lang w:val="en-US"/>
              </w:rPr>
              <w:t>2.2.3.</w:t>
            </w:r>
            <w:r w:rsidR="00332F35">
              <w:rPr>
                <w:rFonts w:asciiTheme="minorHAnsi" w:eastAsiaTheme="minorEastAsia" w:hAnsiTheme="minorHAnsi" w:cstheme="minorBidi"/>
                <w:noProof/>
                <w:lang w:val="en-AT"/>
              </w:rPr>
              <w:tab/>
            </w:r>
            <w:r w:rsidR="00332F35" w:rsidRPr="00FB7E52">
              <w:rPr>
                <w:rStyle w:val="Hyperlink"/>
                <w:noProof/>
                <w:lang w:val="en-US"/>
              </w:rPr>
              <w:t>Exact matching</w:t>
            </w:r>
            <w:r w:rsidR="00332F35">
              <w:rPr>
                <w:noProof/>
                <w:webHidden/>
              </w:rPr>
              <w:tab/>
            </w:r>
            <w:r w:rsidR="00332F35">
              <w:rPr>
                <w:noProof/>
                <w:webHidden/>
              </w:rPr>
              <w:fldChar w:fldCharType="begin"/>
            </w:r>
            <w:r w:rsidR="00332F35">
              <w:rPr>
                <w:noProof/>
                <w:webHidden/>
              </w:rPr>
              <w:instrText xml:space="preserve"> PAGEREF _Toc100003489 \h </w:instrText>
            </w:r>
            <w:r w:rsidR="00332F35">
              <w:rPr>
                <w:noProof/>
                <w:webHidden/>
              </w:rPr>
            </w:r>
            <w:r w:rsidR="00332F35">
              <w:rPr>
                <w:noProof/>
                <w:webHidden/>
              </w:rPr>
              <w:fldChar w:fldCharType="separate"/>
            </w:r>
            <w:r w:rsidR="001317E8">
              <w:rPr>
                <w:noProof/>
                <w:webHidden/>
              </w:rPr>
              <w:t>10</w:t>
            </w:r>
            <w:r w:rsidR="00332F35">
              <w:rPr>
                <w:noProof/>
                <w:webHidden/>
              </w:rPr>
              <w:fldChar w:fldCharType="end"/>
            </w:r>
          </w:hyperlink>
        </w:p>
        <w:p w14:paraId="5627B162" w14:textId="28A2CA62" w:rsidR="00332F35" w:rsidRDefault="0062313E">
          <w:pPr>
            <w:pStyle w:val="TOC3"/>
            <w:tabs>
              <w:tab w:val="left" w:pos="1320"/>
              <w:tab w:val="right" w:leader="dot" w:pos="9019"/>
            </w:tabs>
            <w:rPr>
              <w:rFonts w:asciiTheme="minorHAnsi" w:eastAsiaTheme="minorEastAsia" w:hAnsiTheme="minorHAnsi" w:cstheme="minorBidi"/>
              <w:noProof/>
              <w:lang w:val="en-AT"/>
            </w:rPr>
          </w:pPr>
          <w:hyperlink w:anchor="_Toc100003490" w:history="1">
            <w:r w:rsidR="00332F35" w:rsidRPr="00FB7E52">
              <w:rPr>
                <w:rStyle w:val="Hyperlink"/>
                <w:noProof/>
                <w:lang w:val="en-US"/>
              </w:rPr>
              <w:t>2.2.4.</w:t>
            </w:r>
            <w:r w:rsidR="00332F35">
              <w:rPr>
                <w:rFonts w:asciiTheme="minorHAnsi" w:eastAsiaTheme="minorEastAsia" w:hAnsiTheme="minorHAnsi" w:cstheme="minorBidi"/>
                <w:noProof/>
                <w:lang w:val="en-AT"/>
              </w:rPr>
              <w:tab/>
            </w:r>
            <w:r w:rsidR="00332F35" w:rsidRPr="00FB7E52">
              <w:rPr>
                <w:rStyle w:val="Hyperlink"/>
                <w:noProof/>
                <w:lang w:val="en-US"/>
              </w:rPr>
              <w:t>In-silico translation</w:t>
            </w:r>
            <w:r w:rsidR="00332F35">
              <w:rPr>
                <w:noProof/>
                <w:webHidden/>
              </w:rPr>
              <w:tab/>
            </w:r>
            <w:r w:rsidR="00332F35">
              <w:rPr>
                <w:noProof/>
                <w:webHidden/>
              </w:rPr>
              <w:fldChar w:fldCharType="begin"/>
            </w:r>
            <w:r w:rsidR="00332F35">
              <w:rPr>
                <w:noProof/>
                <w:webHidden/>
              </w:rPr>
              <w:instrText xml:space="preserve"> PAGEREF _Toc100003490 \h </w:instrText>
            </w:r>
            <w:r w:rsidR="00332F35">
              <w:rPr>
                <w:noProof/>
                <w:webHidden/>
              </w:rPr>
            </w:r>
            <w:r w:rsidR="00332F35">
              <w:rPr>
                <w:noProof/>
                <w:webHidden/>
              </w:rPr>
              <w:fldChar w:fldCharType="separate"/>
            </w:r>
            <w:r w:rsidR="001317E8">
              <w:rPr>
                <w:noProof/>
                <w:webHidden/>
              </w:rPr>
              <w:t>11</w:t>
            </w:r>
            <w:r w:rsidR="00332F35">
              <w:rPr>
                <w:noProof/>
                <w:webHidden/>
              </w:rPr>
              <w:fldChar w:fldCharType="end"/>
            </w:r>
          </w:hyperlink>
        </w:p>
        <w:p w14:paraId="4BCCE26E" w14:textId="57729F34" w:rsidR="00332F35" w:rsidRDefault="0062313E">
          <w:pPr>
            <w:pStyle w:val="TOC3"/>
            <w:tabs>
              <w:tab w:val="left" w:pos="1320"/>
              <w:tab w:val="right" w:leader="dot" w:pos="9019"/>
            </w:tabs>
            <w:rPr>
              <w:rFonts w:asciiTheme="minorHAnsi" w:eastAsiaTheme="minorEastAsia" w:hAnsiTheme="minorHAnsi" w:cstheme="minorBidi"/>
              <w:noProof/>
              <w:lang w:val="en-AT"/>
            </w:rPr>
          </w:pPr>
          <w:hyperlink w:anchor="_Toc100003491" w:history="1">
            <w:r w:rsidR="00332F35" w:rsidRPr="00FB7E52">
              <w:rPr>
                <w:rStyle w:val="Hyperlink"/>
                <w:noProof/>
                <w:lang w:val="en-US"/>
              </w:rPr>
              <w:t>2.2.5.</w:t>
            </w:r>
            <w:r w:rsidR="00332F35">
              <w:rPr>
                <w:rFonts w:asciiTheme="minorHAnsi" w:eastAsiaTheme="minorEastAsia" w:hAnsiTheme="minorHAnsi" w:cstheme="minorBidi"/>
                <w:noProof/>
                <w:lang w:val="en-AT"/>
              </w:rPr>
              <w:tab/>
            </w:r>
            <w:r w:rsidR="00332F35" w:rsidRPr="00FB7E52">
              <w:rPr>
                <w:rStyle w:val="Hyperlink"/>
                <w:noProof/>
                <w:lang w:val="en-US"/>
              </w:rPr>
              <w:t>Position probability matrices</w:t>
            </w:r>
            <w:r w:rsidR="00332F35">
              <w:rPr>
                <w:noProof/>
                <w:webHidden/>
              </w:rPr>
              <w:tab/>
            </w:r>
            <w:r w:rsidR="00332F35">
              <w:rPr>
                <w:noProof/>
                <w:webHidden/>
              </w:rPr>
              <w:fldChar w:fldCharType="begin"/>
            </w:r>
            <w:r w:rsidR="00332F35">
              <w:rPr>
                <w:noProof/>
                <w:webHidden/>
              </w:rPr>
              <w:instrText xml:space="preserve"> PAGEREF _Toc100003491 \h </w:instrText>
            </w:r>
            <w:r w:rsidR="00332F35">
              <w:rPr>
                <w:noProof/>
                <w:webHidden/>
              </w:rPr>
            </w:r>
            <w:r w:rsidR="00332F35">
              <w:rPr>
                <w:noProof/>
                <w:webHidden/>
              </w:rPr>
              <w:fldChar w:fldCharType="separate"/>
            </w:r>
            <w:r w:rsidR="001317E8">
              <w:rPr>
                <w:noProof/>
                <w:webHidden/>
              </w:rPr>
              <w:t>11</w:t>
            </w:r>
            <w:r w:rsidR="00332F35">
              <w:rPr>
                <w:noProof/>
                <w:webHidden/>
              </w:rPr>
              <w:fldChar w:fldCharType="end"/>
            </w:r>
          </w:hyperlink>
        </w:p>
        <w:p w14:paraId="0E176A09" w14:textId="6E985D9E" w:rsidR="00332F35" w:rsidRDefault="0062313E">
          <w:pPr>
            <w:pStyle w:val="TOC3"/>
            <w:tabs>
              <w:tab w:val="left" w:pos="1320"/>
              <w:tab w:val="right" w:leader="dot" w:pos="9019"/>
            </w:tabs>
            <w:rPr>
              <w:rFonts w:asciiTheme="minorHAnsi" w:eastAsiaTheme="minorEastAsia" w:hAnsiTheme="minorHAnsi" w:cstheme="minorBidi"/>
              <w:noProof/>
              <w:lang w:val="en-AT"/>
            </w:rPr>
          </w:pPr>
          <w:hyperlink w:anchor="_Toc100003492" w:history="1">
            <w:r w:rsidR="00332F35" w:rsidRPr="00FB7E52">
              <w:rPr>
                <w:rStyle w:val="Hyperlink"/>
                <w:noProof/>
                <w:lang w:val="en-US"/>
              </w:rPr>
              <w:t>2.2.6.</w:t>
            </w:r>
            <w:r w:rsidR="00332F35">
              <w:rPr>
                <w:rFonts w:asciiTheme="minorHAnsi" w:eastAsiaTheme="minorEastAsia" w:hAnsiTheme="minorHAnsi" w:cstheme="minorBidi"/>
                <w:noProof/>
                <w:lang w:val="en-AT"/>
              </w:rPr>
              <w:tab/>
            </w:r>
            <w:r w:rsidR="00332F35" w:rsidRPr="00FB7E52">
              <w:rPr>
                <w:rStyle w:val="Hyperlink"/>
                <w:noProof/>
                <w:lang w:val="en-US"/>
              </w:rPr>
              <w:t>Results</w:t>
            </w:r>
            <w:r w:rsidR="00332F35">
              <w:rPr>
                <w:noProof/>
                <w:webHidden/>
              </w:rPr>
              <w:tab/>
            </w:r>
            <w:r w:rsidR="00332F35">
              <w:rPr>
                <w:noProof/>
                <w:webHidden/>
              </w:rPr>
              <w:fldChar w:fldCharType="begin"/>
            </w:r>
            <w:r w:rsidR="00332F35">
              <w:rPr>
                <w:noProof/>
                <w:webHidden/>
              </w:rPr>
              <w:instrText xml:space="preserve"> PAGEREF _Toc100003492 \h </w:instrText>
            </w:r>
            <w:r w:rsidR="00332F35">
              <w:rPr>
                <w:noProof/>
                <w:webHidden/>
              </w:rPr>
            </w:r>
            <w:r w:rsidR="00332F35">
              <w:rPr>
                <w:noProof/>
                <w:webHidden/>
              </w:rPr>
              <w:fldChar w:fldCharType="separate"/>
            </w:r>
            <w:r w:rsidR="001317E8">
              <w:rPr>
                <w:noProof/>
                <w:webHidden/>
              </w:rPr>
              <w:t>12</w:t>
            </w:r>
            <w:r w:rsidR="00332F35">
              <w:rPr>
                <w:noProof/>
                <w:webHidden/>
              </w:rPr>
              <w:fldChar w:fldCharType="end"/>
            </w:r>
          </w:hyperlink>
        </w:p>
        <w:p w14:paraId="334B871B" w14:textId="1A35F452" w:rsidR="00332F35" w:rsidRDefault="0062313E">
          <w:pPr>
            <w:pStyle w:val="TOC2"/>
            <w:tabs>
              <w:tab w:val="left" w:pos="880"/>
              <w:tab w:val="right" w:leader="dot" w:pos="9019"/>
            </w:tabs>
            <w:rPr>
              <w:rFonts w:asciiTheme="minorHAnsi" w:eastAsiaTheme="minorEastAsia" w:hAnsiTheme="minorHAnsi" w:cstheme="minorBidi"/>
              <w:noProof/>
              <w:lang w:val="en-AT"/>
            </w:rPr>
          </w:pPr>
          <w:hyperlink w:anchor="_Toc100003493" w:history="1">
            <w:r w:rsidR="00332F35" w:rsidRPr="00FB7E52">
              <w:rPr>
                <w:rStyle w:val="Hyperlink"/>
                <w:noProof/>
                <w:lang w:val="en-US"/>
              </w:rPr>
              <w:t>2.3.</w:t>
            </w:r>
            <w:r w:rsidR="00332F35">
              <w:rPr>
                <w:rFonts w:asciiTheme="minorHAnsi" w:eastAsiaTheme="minorEastAsia" w:hAnsiTheme="minorHAnsi" w:cstheme="minorBidi"/>
                <w:noProof/>
                <w:lang w:val="en-AT"/>
              </w:rPr>
              <w:tab/>
            </w:r>
            <w:r w:rsidR="00332F35" w:rsidRPr="00FB7E52">
              <w:rPr>
                <w:rStyle w:val="Hyperlink"/>
                <w:noProof/>
                <w:lang w:val="en-US"/>
              </w:rPr>
              <w:t>My project/Generalizing the notion of “matching”</w:t>
            </w:r>
            <w:r w:rsidR="00332F35">
              <w:rPr>
                <w:noProof/>
                <w:webHidden/>
              </w:rPr>
              <w:tab/>
            </w:r>
            <w:r w:rsidR="00332F35">
              <w:rPr>
                <w:noProof/>
                <w:webHidden/>
              </w:rPr>
              <w:fldChar w:fldCharType="begin"/>
            </w:r>
            <w:r w:rsidR="00332F35">
              <w:rPr>
                <w:noProof/>
                <w:webHidden/>
              </w:rPr>
              <w:instrText xml:space="preserve"> PAGEREF _Toc100003493 \h </w:instrText>
            </w:r>
            <w:r w:rsidR="00332F35">
              <w:rPr>
                <w:noProof/>
                <w:webHidden/>
              </w:rPr>
            </w:r>
            <w:r w:rsidR="00332F35">
              <w:rPr>
                <w:noProof/>
                <w:webHidden/>
              </w:rPr>
              <w:fldChar w:fldCharType="separate"/>
            </w:r>
            <w:r w:rsidR="001317E8">
              <w:rPr>
                <w:noProof/>
                <w:webHidden/>
              </w:rPr>
              <w:t>13</w:t>
            </w:r>
            <w:r w:rsidR="00332F35">
              <w:rPr>
                <w:noProof/>
                <w:webHidden/>
              </w:rPr>
              <w:fldChar w:fldCharType="end"/>
            </w:r>
          </w:hyperlink>
        </w:p>
        <w:p w14:paraId="738AD43F" w14:textId="21727A43" w:rsidR="00332F35" w:rsidRDefault="0062313E">
          <w:pPr>
            <w:pStyle w:val="TOC3"/>
            <w:tabs>
              <w:tab w:val="left" w:pos="1320"/>
              <w:tab w:val="right" w:leader="dot" w:pos="9019"/>
            </w:tabs>
            <w:rPr>
              <w:rFonts w:asciiTheme="minorHAnsi" w:eastAsiaTheme="minorEastAsia" w:hAnsiTheme="minorHAnsi" w:cstheme="minorBidi"/>
              <w:noProof/>
              <w:lang w:val="en-AT"/>
            </w:rPr>
          </w:pPr>
          <w:hyperlink w:anchor="_Toc100003494" w:history="1">
            <w:r w:rsidR="00332F35" w:rsidRPr="00FB7E52">
              <w:rPr>
                <w:rStyle w:val="Hyperlink"/>
                <w:noProof/>
                <w:lang w:val="en-US"/>
              </w:rPr>
              <w:t>2.3.1.</w:t>
            </w:r>
            <w:r w:rsidR="00332F35">
              <w:rPr>
                <w:rFonts w:asciiTheme="minorHAnsi" w:eastAsiaTheme="minorEastAsia" w:hAnsiTheme="minorHAnsi" w:cstheme="minorBidi"/>
                <w:noProof/>
                <w:lang w:val="en-AT"/>
              </w:rPr>
              <w:tab/>
            </w:r>
            <w:r w:rsidR="00332F35" w:rsidRPr="00FB7E52">
              <w:rPr>
                <w:rStyle w:val="Hyperlink"/>
                <w:noProof/>
                <w:lang w:val="en-US"/>
              </w:rPr>
              <w:t>Position frequency matrix</w:t>
            </w:r>
            <w:r w:rsidR="00332F35">
              <w:rPr>
                <w:noProof/>
                <w:webHidden/>
              </w:rPr>
              <w:tab/>
            </w:r>
            <w:r w:rsidR="00332F35">
              <w:rPr>
                <w:noProof/>
                <w:webHidden/>
              </w:rPr>
              <w:fldChar w:fldCharType="begin"/>
            </w:r>
            <w:r w:rsidR="00332F35">
              <w:rPr>
                <w:noProof/>
                <w:webHidden/>
              </w:rPr>
              <w:instrText xml:space="preserve"> PAGEREF _Toc100003494 \h </w:instrText>
            </w:r>
            <w:r w:rsidR="00332F35">
              <w:rPr>
                <w:noProof/>
                <w:webHidden/>
              </w:rPr>
            </w:r>
            <w:r w:rsidR="00332F35">
              <w:rPr>
                <w:noProof/>
                <w:webHidden/>
              </w:rPr>
              <w:fldChar w:fldCharType="separate"/>
            </w:r>
            <w:r w:rsidR="001317E8">
              <w:rPr>
                <w:noProof/>
                <w:webHidden/>
              </w:rPr>
              <w:t>13</w:t>
            </w:r>
            <w:r w:rsidR="00332F35">
              <w:rPr>
                <w:noProof/>
                <w:webHidden/>
              </w:rPr>
              <w:fldChar w:fldCharType="end"/>
            </w:r>
          </w:hyperlink>
        </w:p>
        <w:p w14:paraId="2FFD72FE" w14:textId="20596C20" w:rsidR="00332F35" w:rsidRDefault="0062313E">
          <w:pPr>
            <w:pStyle w:val="TOC3"/>
            <w:tabs>
              <w:tab w:val="left" w:pos="1320"/>
              <w:tab w:val="right" w:leader="dot" w:pos="9019"/>
            </w:tabs>
            <w:rPr>
              <w:rFonts w:asciiTheme="minorHAnsi" w:eastAsiaTheme="minorEastAsia" w:hAnsiTheme="minorHAnsi" w:cstheme="minorBidi"/>
              <w:noProof/>
              <w:lang w:val="en-AT"/>
            </w:rPr>
          </w:pPr>
          <w:hyperlink w:anchor="_Toc100003495" w:history="1">
            <w:r w:rsidR="00332F35" w:rsidRPr="00FB7E52">
              <w:rPr>
                <w:rStyle w:val="Hyperlink"/>
                <w:noProof/>
                <w:lang w:val="en-US"/>
              </w:rPr>
              <w:t>2.3.2.</w:t>
            </w:r>
            <w:r w:rsidR="00332F35">
              <w:rPr>
                <w:rFonts w:asciiTheme="minorHAnsi" w:eastAsiaTheme="minorEastAsia" w:hAnsiTheme="minorHAnsi" w:cstheme="minorBidi"/>
                <w:noProof/>
                <w:lang w:val="en-AT"/>
              </w:rPr>
              <w:tab/>
            </w:r>
            <w:r w:rsidR="00332F35" w:rsidRPr="00FB7E52">
              <w:rPr>
                <w:rStyle w:val="Hyperlink"/>
                <w:noProof/>
                <w:lang w:val="en-US"/>
              </w:rPr>
              <w:t>Position probability matrix</w:t>
            </w:r>
            <w:r w:rsidR="00332F35">
              <w:rPr>
                <w:noProof/>
                <w:webHidden/>
              </w:rPr>
              <w:tab/>
            </w:r>
            <w:r w:rsidR="00332F35">
              <w:rPr>
                <w:noProof/>
                <w:webHidden/>
              </w:rPr>
              <w:fldChar w:fldCharType="begin"/>
            </w:r>
            <w:r w:rsidR="00332F35">
              <w:rPr>
                <w:noProof/>
                <w:webHidden/>
              </w:rPr>
              <w:instrText xml:space="preserve"> PAGEREF _Toc100003495 \h </w:instrText>
            </w:r>
            <w:r w:rsidR="00332F35">
              <w:rPr>
                <w:noProof/>
                <w:webHidden/>
              </w:rPr>
            </w:r>
            <w:r w:rsidR="00332F35">
              <w:rPr>
                <w:noProof/>
                <w:webHidden/>
              </w:rPr>
              <w:fldChar w:fldCharType="separate"/>
            </w:r>
            <w:r w:rsidR="001317E8">
              <w:rPr>
                <w:noProof/>
                <w:webHidden/>
              </w:rPr>
              <w:t>14</w:t>
            </w:r>
            <w:r w:rsidR="00332F35">
              <w:rPr>
                <w:noProof/>
                <w:webHidden/>
              </w:rPr>
              <w:fldChar w:fldCharType="end"/>
            </w:r>
          </w:hyperlink>
        </w:p>
        <w:p w14:paraId="293148BA" w14:textId="09DE331C" w:rsidR="00332F35" w:rsidRDefault="0062313E">
          <w:pPr>
            <w:pStyle w:val="TOC3"/>
            <w:tabs>
              <w:tab w:val="left" w:pos="1320"/>
              <w:tab w:val="right" w:leader="dot" w:pos="9019"/>
            </w:tabs>
            <w:rPr>
              <w:rFonts w:asciiTheme="minorHAnsi" w:eastAsiaTheme="minorEastAsia" w:hAnsiTheme="minorHAnsi" w:cstheme="minorBidi"/>
              <w:noProof/>
              <w:lang w:val="en-AT"/>
            </w:rPr>
          </w:pPr>
          <w:hyperlink w:anchor="_Toc100003496" w:history="1">
            <w:r w:rsidR="00332F35" w:rsidRPr="00FB7E52">
              <w:rPr>
                <w:rStyle w:val="Hyperlink"/>
                <w:noProof/>
                <w:lang w:val="en-US"/>
              </w:rPr>
              <w:t>2.3.3.</w:t>
            </w:r>
            <w:r w:rsidR="00332F35">
              <w:rPr>
                <w:rFonts w:asciiTheme="minorHAnsi" w:eastAsiaTheme="minorEastAsia" w:hAnsiTheme="minorHAnsi" w:cstheme="minorBidi"/>
                <w:noProof/>
                <w:lang w:val="en-AT"/>
              </w:rPr>
              <w:tab/>
            </w:r>
            <w:r w:rsidR="00332F35" w:rsidRPr="00FB7E52">
              <w:rPr>
                <w:rStyle w:val="Hyperlink"/>
                <w:noProof/>
                <w:lang w:val="en-US"/>
              </w:rPr>
              <w:t>Position-specific scoring matrix</w:t>
            </w:r>
            <w:r w:rsidR="00332F35">
              <w:rPr>
                <w:noProof/>
                <w:webHidden/>
              </w:rPr>
              <w:tab/>
            </w:r>
            <w:r w:rsidR="00332F35">
              <w:rPr>
                <w:noProof/>
                <w:webHidden/>
              </w:rPr>
              <w:fldChar w:fldCharType="begin"/>
            </w:r>
            <w:r w:rsidR="00332F35">
              <w:rPr>
                <w:noProof/>
                <w:webHidden/>
              </w:rPr>
              <w:instrText xml:space="preserve"> PAGEREF _Toc100003496 \h </w:instrText>
            </w:r>
            <w:r w:rsidR="00332F35">
              <w:rPr>
                <w:noProof/>
                <w:webHidden/>
              </w:rPr>
            </w:r>
            <w:r w:rsidR="00332F35">
              <w:rPr>
                <w:noProof/>
                <w:webHidden/>
              </w:rPr>
              <w:fldChar w:fldCharType="separate"/>
            </w:r>
            <w:r w:rsidR="001317E8">
              <w:rPr>
                <w:noProof/>
                <w:webHidden/>
              </w:rPr>
              <w:t>14</w:t>
            </w:r>
            <w:r w:rsidR="00332F35">
              <w:rPr>
                <w:noProof/>
                <w:webHidden/>
              </w:rPr>
              <w:fldChar w:fldCharType="end"/>
            </w:r>
          </w:hyperlink>
        </w:p>
        <w:p w14:paraId="62BFC1DD" w14:textId="4B8640EA" w:rsidR="00332F35" w:rsidRDefault="0062313E">
          <w:pPr>
            <w:pStyle w:val="TOC3"/>
            <w:tabs>
              <w:tab w:val="left" w:pos="1320"/>
              <w:tab w:val="right" w:leader="dot" w:pos="9019"/>
            </w:tabs>
            <w:rPr>
              <w:rFonts w:asciiTheme="minorHAnsi" w:eastAsiaTheme="minorEastAsia" w:hAnsiTheme="minorHAnsi" w:cstheme="minorBidi"/>
              <w:noProof/>
              <w:lang w:val="en-AT"/>
            </w:rPr>
          </w:pPr>
          <w:hyperlink w:anchor="_Toc100003497" w:history="1">
            <w:r w:rsidR="00332F35" w:rsidRPr="00FB7E52">
              <w:rPr>
                <w:rStyle w:val="Hyperlink"/>
                <w:noProof/>
                <w:lang w:val="en-US"/>
              </w:rPr>
              <w:t>2.3.4.</w:t>
            </w:r>
            <w:r w:rsidR="00332F35">
              <w:rPr>
                <w:rFonts w:asciiTheme="minorHAnsi" w:eastAsiaTheme="minorEastAsia" w:hAnsiTheme="minorHAnsi" w:cstheme="minorBidi"/>
                <w:noProof/>
                <w:lang w:val="en-AT"/>
              </w:rPr>
              <w:tab/>
            </w:r>
            <w:r w:rsidR="00332F35" w:rsidRPr="00FB7E52">
              <w:rPr>
                <w:rStyle w:val="Hyperlink"/>
                <w:noProof/>
                <w:lang w:val="en-US"/>
              </w:rPr>
              <w:t>Scoring an occurrence</w:t>
            </w:r>
            <w:r w:rsidR="00332F35">
              <w:rPr>
                <w:noProof/>
                <w:webHidden/>
              </w:rPr>
              <w:tab/>
            </w:r>
            <w:r w:rsidR="00332F35">
              <w:rPr>
                <w:noProof/>
                <w:webHidden/>
              </w:rPr>
              <w:fldChar w:fldCharType="begin"/>
            </w:r>
            <w:r w:rsidR="00332F35">
              <w:rPr>
                <w:noProof/>
                <w:webHidden/>
              </w:rPr>
              <w:instrText xml:space="preserve"> PAGEREF _Toc100003497 \h </w:instrText>
            </w:r>
            <w:r w:rsidR="00332F35">
              <w:rPr>
                <w:noProof/>
                <w:webHidden/>
              </w:rPr>
            </w:r>
            <w:r w:rsidR="00332F35">
              <w:rPr>
                <w:noProof/>
                <w:webHidden/>
              </w:rPr>
              <w:fldChar w:fldCharType="separate"/>
            </w:r>
            <w:r w:rsidR="001317E8">
              <w:rPr>
                <w:noProof/>
                <w:webHidden/>
              </w:rPr>
              <w:t>16</w:t>
            </w:r>
            <w:r w:rsidR="00332F35">
              <w:rPr>
                <w:noProof/>
                <w:webHidden/>
              </w:rPr>
              <w:fldChar w:fldCharType="end"/>
            </w:r>
          </w:hyperlink>
        </w:p>
        <w:p w14:paraId="717D2143" w14:textId="42C5AF52" w:rsidR="00332F35" w:rsidRDefault="0062313E">
          <w:pPr>
            <w:pStyle w:val="TOC3"/>
            <w:tabs>
              <w:tab w:val="left" w:pos="1320"/>
              <w:tab w:val="right" w:leader="dot" w:pos="9019"/>
            </w:tabs>
            <w:rPr>
              <w:rFonts w:asciiTheme="minorHAnsi" w:eastAsiaTheme="minorEastAsia" w:hAnsiTheme="minorHAnsi" w:cstheme="minorBidi"/>
              <w:noProof/>
              <w:lang w:val="en-AT"/>
            </w:rPr>
          </w:pPr>
          <w:hyperlink w:anchor="_Toc100003498" w:history="1">
            <w:r w:rsidR="00332F35" w:rsidRPr="00FB7E52">
              <w:rPr>
                <w:rStyle w:val="Hyperlink"/>
                <w:noProof/>
                <w:lang w:val="en-US"/>
              </w:rPr>
              <w:t>2.3.5.</w:t>
            </w:r>
            <w:r w:rsidR="00332F35">
              <w:rPr>
                <w:rFonts w:asciiTheme="minorHAnsi" w:eastAsiaTheme="minorEastAsia" w:hAnsiTheme="minorHAnsi" w:cstheme="minorBidi"/>
                <w:noProof/>
                <w:lang w:val="en-AT"/>
              </w:rPr>
              <w:tab/>
            </w:r>
            <w:r w:rsidR="00332F35" w:rsidRPr="00FB7E52">
              <w:rPr>
                <w:rStyle w:val="Hyperlink"/>
                <w:noProof/>
                <w:lang w:val="en-US"/>
              </w:rPr>
              <w:t>Threshold setting</w:t>
            </w:r>
            <w:r w:rsidR="00332F35">
              <w:rPr>
                <w:noProof/>
                <w:webHidden/>
              </w:rPr>
              <w:tab/>
            </w:r>
            <w:r w:rsidR="00332F35">
              <w:rPr>
                <w:noProof/>
                <w:webHidden/>
              </w:rPr>
              <w:fldChar w:fldCharType="begin"/>
            </w:r>
            <w:r w:rsidR="00332F35">
              <w:rPr>
                <w:noProof/>
                <w:webHidden/>
              </w:rPr>
              <w:instrText xml:space="preserve"> PAGEREF _Toc100003498 \h </w:instrText>
            </w:r>
            <w:r w:rsidR="00332F35">
              <w:rPr>
                <w:noProof/>
                <w:webHidden/>
              </w:rPr>
            </w:r>
            <w:r w:rsidR="00332F35">
              <w:rPr>
                <w:noProof/>
                <w:webHidden/>
              </w:rPr>
              <w:fldChar w:fldCharType="separate"/>
            </w:r>
            <w:r w:rsidR="001317E8">
              <w:rPr>
                <w:noProof/>
                <w:webHidden/>
              </w:rPr>
              <w:t>16</w:t>
            </w:r>
            <w:r w:rsidR="00332F35">
              <w:rPr>
                <w:noProof/>
                <w:webHidden/>
              </w:rPr>
              <w:fldChar w:fldCharType="end"/>
            </w:r>
          </w:hyperlink>
        </w:p>
        <w:p w14:paraId="6871E958" w14:textId="20F8B81C" w:rsidR="00332F35" w:rsidRDefault="0062313E">
          <w:pPr>
            <w:pStyle w:val="TOC3"/>
            <w:tabs>
              <w:tab w:val="left" w:pos="1320"/>
              <w:tab w:val="right" w:leader="dot" w:pos="9019"/>
            </w:tabs>
            <w:rPr>
              <w:rFonts w:asciiTheme="minorHAnsi" w:eastAsiaTheme="minorEastAsia" w:hAnsiTheme="minorHAnsi" w:cstheme="minorBidi"/>
              <w:noProof/>
              <w:lang w:val="en-AT"/>
            </w:rPr>
          </w:pPr>
          <w:hyperlink w:anchor="_Toc100003499" w:history="1">
            <w:r w:rsidR="00332F35" w:rsidRPr="00FB7E52">
              <w:rPr>
                <w:rStyle w:val="Hyperlink"/>
                <w:noProof/>
                <w:lang w:val="en-US"/>
              </w:rPr>
              <w:t>2.3.6.</w:t>
            </w:r>
            <w:r w:rsidR="00332F35">
              <w:rPr>
                <w:rFonts w:asciiTheme="minorHAnsi" w:eastAsiaTheme="minorEastAsia" w:hAnsiTheme="minorHAnsi" w:cstheme="minorBidi"/>
                <w:noProof/>
                <w:lang w:val="en-AT"/>
              </w:rPr>
              <w:tab/>
            </w:r>
            <w:r w:rsidR="00332F35" w:rsidRPr="00FB7E52">
              <w:rPr>
                <w:rStyle w:val="Hyperlink"/>
                <w:noProof/>
                <w:lang w:val="en-US"/>
              </w:rPr>
              <w:t>Background distributions</w:t>
            </w:r>
            <w:r w:rsidR="00332F35">
              <w:rPr>
                <w:noProof/>
                <w:webHidden/>
              </w:rPr>
              <w:tab/>
            </w:r>
            <w:r w:rsidR="00332F35">
              <w:rPr>
                <w:noProof/>
                <w:webHidden/>
              </w:rPr>
              <w:fldChar w:fldCharType="begin"/>
            </w:r>
            <w:r w:rsidR="00332F35">
              <w:rPr>
                <w:noProof/>
                <w:webHidden/>
              </w:rPr>
              <w:instrText xml:space="preserve"> PAGEREF _Toc100003499 \h </w:instrText>
            </w:r>
            <w:r w:rsidR="00332F35">
              <w:rPr>
                <w:noProof/>
                <w:webHidden/>
              </w:rPr>
            </w:r>
            <w:r w:rsidR="00332F35">
              <w:rPr>
                <w:noProof/>
                <w:webHidden/>
              </w:rPr>
              <w:fldChar w:fldCharType="separate"/>
            </w:r>
            <w:r w:rsidR="001317E8">
              <w:rPr>
                <w:noProof/>
                <w:webHidden/>
              </w:rPr>
              <w:t>17</w:t>
            </w:r>
            <w:r w:rsidR="00332F35">
              <w:rPr>
                <w:noProof/>
                <w:webHidden/>
              </w:rPr>
              <w:fldChar w:fldCharType="end"/>
            </w:r>
          </w:hyperlink>
        </w:p>
        <w:p w14:paraId="7511C549" w14:textId="3D72DA76" w:rsidR="00332F35" w:rsidRDefault="0062313E">
          <w:pPr>
            <w:pStyle w:val="TOC2"/>
            <w:tabs>
              <w:tab w:val="left" w:pos="880"/>
              <w:tab w:val="right" w:leader="dot" w:pos="9019"/>
            </w:tabs>
            <w:rPr>
              <w:rFonts w:asciiTheme="minorHAnsi" w:eastAsiaTheme="minorEastAsia" w:hAnsiTheme="minorHAnsi" w:cstheme="minorBidi"/>
              <w:noProof/>
              <w:lang w:val="en-AT"/>
            </w:rPr>
          </w:pPr>
          <w:hyperlink w:anchor="_Toc100003500" w:history="1">
            <w:r w:rsidR="00332F35" w:rsidRPr="00FB7E52">
              <w:rPr>
                <w:rStyle w:val="Hyperlink"/>
                <w:noProof/>
                <w:lang w:val="en-US"/>
              </w:rPr>
              <w:t>2.4.</w:t>
            </w:r>
            <w:r w:rsidR="00332F35">
              <w:rPr>
                <w:rFonts w:asciiTheme="minorHAnsi" w:eastAsiaTheme="minorEastAsia" w:hAnsiTheme="minorHAnsi" w:cstheme="minorBidi"/>
                <w:noProof/>
                <w:lang w:val="en-AT"/>
              </w:rPr>
              <w:tab/>
            </w:r>
            <w:r w:rsidR="00332F35" w:rsidRPr="00FB7E52">
              <w:rPr>
                <w:rStyle w:val="Hyperlink"/>
                <w:noProof/>
                <w:lang w:val="en-US"/>
              </w:rPr>
              <w:t>FIMO</w:t>
            </w:r>
            <w:r w:rsidR="00332F35">
              <w:rPr>
                <w:noProof/>
                <w:webHidden/>
              </w:rPr>
              <w:tab/>
            </w:r>
            <w:r w:rsidR="00332F35">
              <w:rPr>
                <w:noProof/>
                <w:webHidden/>
              </w:rPr>
              <w:fldChar w:fldCharType="begin"/>
            </w:r>
            <w:r w:rsidR="00332F35">
              <w:rPr>
                <w:noProof/>
                <w:webHidden/>
              </w:rPr>
              <w:instrText xml:space="preserve"> PAGEREF _Toc100003500 \h </w:instrText>
            </w:r>
            <w:r w:rsidR="00332F35">
              <w:rPr>
                <w:noProof/>
                <w:webHidden/>
              </w:rPr>
            </w:r>
            <w:r w:rsidR="00332F35">
              <w:rPr>
                <w:noProof/>
                <w:webHidden/>
              </w:rPr>
              <w:fldChar w:fldCharType="separate"/>
            </w:r>
            <w:r w:rsidR="001317E8">
              <w:rPr>
                <w:noProof/>
                <w:webHidden/>
              </w:rPr>
              <w:t>18</w:t>
            </w:r>
            <w:r w:rsidR="00332F35">
              <w:rPr>
                <w:noProof/>
                <w:webHidden/>
              </w:rPr>
              <w:fldChar w:fldCharType="end"/>
            </w:r>
          </w:hyperlink>
        </w:p>
        <w:p w14:paraId="45CA6613" w14:textId="2B04EC1E" w:rsidR="00332F35" w:rsidRDefault="0062313E">
          <w:pPr>
            <w:pStyle w:val="TOC3"/>
            <w:tabs>
              <w:tab w:val="left" w:pos="1320"/>
              <w:tab w:val="right" w:leader="dot" w:pos="9019"/>
            </w:tabs>
            <w:rPr>
              <w:rFonts w:asciiTheme="minorHAnsi" w:eastAsiaTheme="minorEastAsia" w:hAnsiTheme="minorHAnsi" w:cstheme="minorBidi"/>
              <w:noProof/>
              <w:lang w:val="en-AT"/>
            </w:rPr>
          </w:pPr>
          <w:hyperlink w:anchor="_Toc100003501" w:history="1">
            <w:r w:rsidR="00332F35" w:rsidRPr="00FB7E52">
              <w:rPr>
                <w:rStyle w:val="Hyperlink"/>
                <w:noProof/>
                <w:lang w:val="en-US"/>
              </w:rPr>
              <w:t>2.4.1.</w:t>
            </w:r>
            <w:r w:rsidR="00332F35">
              <w:rPr>
                <w:rFonts w:asciiTheme="minorHAnsi" w:eastAsiaTheme="minorEastAsia" w:hAnsiTheme="minorHAnsi" w:cstheme="minorBidi"/>
                <w:noProof/>
                <w:lang w:val="en-AT"/>
              </w:rPr>
              <w:tab/>
            </w:r>
            <w:r w:rsidR="00332F35" w:rsidRPr="00FB7E52">
              <w:rPr>
                <w:rStyle w:val="Hyperlink"/>
                <w:noProof/>
                <w:lang w:val="en-US"/>
              </w:rPr>
              <w:t>The MEME Suite</w:t>
            </w:r>
            <w:r w:rsidR="00332F35">
              <w:rPr>
                <w:noProof/>
                <w:webHidden/>
              </w:rPr>
              <w:tab/>
            </w:r>
            <w:r w:rsidR="00332F35">
              <w:rPr>
                <w:noProof/>
                <w:webHidden/>
              </w:rPr>
              <w:fldChar w:fldCharType="begin"/>
            </w:r>
            <w:r w:rsidR="00332F35">
              <w:rPr>
                <w:noProof/>
                <w:webHidden/>
              </w:rPr>
              <w:instrText xml:space="preserve"> PAGEREF _Toc100003501 \h </w:instrText>
            </w:r>
            <w:r w:rsidR="00332F35">
              <w:rPr>
                <w:noProof/>
                <w:webHidden/>
              </w:rPr>
            </w:r>
            <w:r w:rsidR="00332F35">
              <w:rPr>
                <w:noProof/>
                <w:webHidden/>
              </w:rPr>
              <w:fldChar w:fldCharType="separate"/>
            </w:r>
            <w:r w:rsidR="001317E8">
              <w:rPr>
                <w:noProof/>
                <w:webHidden/>
              </w:rPr>
              <w:t>18</w:t>
            </w:r>
            <w:r w:rsidR="00332F35">
              <w:rPr>
                <w:noProof/>
                <w:webHidden/>
              </w:rPr>
              <w:fldChar w:fldCharType="end"/>
            </w:r>
          </w:hyperlink>
        </w:p>
        <w:p w14:paraId="00BAB7C1" w14:textId="00F5A475" w:rsidR="00332F35" w:rsidRDefault="0062313E">
          <w:pPr>
            <w:pStyle w:val="TOC3"/>
            <w:tabs>
              <w:tab w:val="left" w:pos="1320"/>
              <w:tab w:val="right" w:leader="dot" w:pos="9019"/>
            </w:tabs>
            <w:rPr>
              <w:rFonts w:asciiTheme="minorHAnsi" w:eastAsiaTheme="minorEastAsia" w:hAnsiTheme="minorHAnsi" w:cstheme="minorBidi"/>
              <w:noProof/>
              <w:lang w:val="en-AT"/>
            </w:rPr>
          </w:pPr>
          <w:hyperlink w:anchor="_Toc100003502" w:history="1">
            <w:r w:rsidR="00332F35" w:rsidRPr="00FB7E52">
              <w:rPr>
                <w:rStyle w:val="Hyperlink"/>
                <w:noProof/>
                <w:lang w:val="en-US"/>
              </w:rPr>
              <w:t>2.4.2.</w:t>
            </w:r>
            <w:r w:rsidR="00332F35">
              <w:rPr>
                <w:rFonts w:asciiTheme="minorHAnsi" w:eastAsiaTheme="minorEastAsia" w:hAnsiTheme="minorHAnsi" w:cstheme="minorBidi"/>
                <w:noProof/>
                <w:lang w:val="en-AT"/>
              </w:rPr>
              <w:tab/>
            </w:r>
            <w:r w:rsidR="00332F35" w:rsidRPr="00FB7E52">
              <w:rPr>
                <w:rStyle w:val="Hyperlink"/>
                <w:noProof/>
                <w:lang w:val="en-US"/>
              </w:rPr>
              <w:t>What is FIMO</w:t>
            </w:r>
            <w:r w:rsidR="00332F35">
              <w:rPr>
                <w:noProof/>
                <w:webHidden/>
              </w:rPr>
              <w:tab/>
            </w:r>
            <w:r w:rsidR="00332F35">
              <w:rPr>
                <w:noProof/>
                <w:webHidden/>
              </w:rPr>
              <w:fldChar w:fldCharType="begin"/>
            </w:r>
            <w:r w:rsidR="00332F35">
              <w:rPr>
                <w:noProof/>
                <w:webHidden/>
              </w:rPr>
              <w:instrText xml:space="preserve"> PAGEREF _Toc100003502 \h </w:instrText>
            </w:r>
            <w:r w:rsidR="00332F35">
              <w:rPr>
                <w:noProof/>
                <w:webHidden/>
              </w:rPr>
            </w:r>
            <w:r w:rsidR="00332F35">
              <w:rPr>
                <w:noProof/>
                <w:webHidden/>
              </w:rPr>
              <w:fldChar w:fldCharType="separate"/>
            </w:r>
            <w:r w:rsidR="001317E8">
              <w:rPr>
                <w:noProof/>
                <w:webHidden/>
              </w:rPr>
              <w:t>19</w:t>
            </w:r>
            <w:r w:rsidR="00332F35">
              <w:rPr>
                <w:noProof/>
                <w:webHidden/>
              </w:rPr>
              <w:fldChar w:fldCharType="end"/>
            </w:r>
          </w:hyperlink>
        </w:p>
        <w:p w14:paraId="16281A38" w14:textId="6788B160" w:rsidR="00332F35" w:rsidRDefault="0062313E">
          <w:pPr>
            <w:pStyle w:val="TOC3"/>
            <w:tabs>
              <w:tab w:val="left" w:pos="1320"/>
              <w:tab w:val="right" w:leader="dot" w:pos="9019"/>
            </w:tabs>
            <w:rPr>
              <w:rFonts w:asciiTheme="minorHAnsi" w:eastAsiaTheme="minorEastAsia" w:hAnsiTheme="minorHAnsi" w:cstheme="minorBidi"/>
              <w:noProof/>
              <w:lang w:val="en-AT"/>
            </w:rPr>
          </w:pPr>
          <w:hyperlink w:anchor="_Toc100003503" w:history="1">
            <w:r w:rsidR="00332F35" w:rsidRPr="00FB7E52">
              <w:rPr>
                <w:rStyle w:val="Hyperlink"/>
                <w:noProof/>
                <w:lang w:val="en-US"/>
              </w:rPr>
              <w:t>2.4.3.</w:t>
            </w:r>
            <w:r w:rsidR="00332F35">
              <w:rPr>
                <w:rFonts w:asciiTheme="minorHAnsi" w:eastAsiaTheme="minorEastAsia" w:hAnsiTheme="minorHAnsi" w:cstheme="minorBidi"/>
                <w:noProof/>
                <w:lang w:val="en-AT"/>
              </w:rPr>
              <w:tab/>
            </w:r>
            <w:r w:rsidR="00332F35" w:rsidRPr="00FB7E52">
              <w:rPr>
                <w:rStyle w:val="Hyperlink"/>
                <w:noProof/>
                <w:lang w:val="en-US"/>
              </w:rPr>
              <w:t>FIMO Input preparation</w:t>
            </w:r>
            <w:r w:rsidR="00332F35">
              <w:rPr>
                <w:noProof/>
                <w:webHidden/>
              </w:rPr>
              <w:tab/>
            </w:r>
            <w:r w:rsidR="00332F35">
              <w:rPr>
                <w:noProof/>
                <w:webHidden/>
              </w:rPr>
              <w:fldChar w:fldCharType="begin"/>
            </w:r>
            <w:r w:rsidR="00332F35">
              <w:rPr>
                <w:noProof/>
                <w:webHidden/>
              </w:rPr>
              <w:instrText xml:space="preserve"> PAGEREF _Toc100003503 \h </w:instrText>
            </w:r>
            <w:r w:rsidR="00332F35">
              <w:rPr>
                <w:noProof/>
                <w:webHidden/>
              </w:rPr>
            </w:r>
            <w:r w:rsidR="00332F35">
              <w:rPr>
                <w:noProof/>
                <w:webHidden/>
              </w:rPr>
              <w:fldChar w:fldCharType="separate"/>
            </w:r>
            <w:r w:rsidR="001317E8">
              <w:rPr>
                <w:noProof/>
                <w:webHidden/>
              </w:rPr>
              <w:t>19</w:t>
            </w:r>
            <w:r w:rsidR="00332F35">
              <w:rPr>
                <w:noProof/>
                <w:webHidden/>
              </w:rPr>
              <w:fldChar w:fldCharType="end"/>
            </w:r>
          </w:hyperlink>
        </w:p>
        <w:p w14:paraId="1B82852D" w14:textId="43FA9762" w:rsidR="00332F35" w:rsidRDefault="0062313E">
          <w:pPr>
            <w:pStyle w:val="TOC3"/>
            <w:tabs>
              <w:tab w:val="left" w:pos="1320"/>
              <w:tab w:val="right" w:leader="dot" w:pos="9019"/>
            </w:tabs>
            <w:rPr>
              <w:rFonts w:asciiTheme="minorHAnsi" w:eastAsiaTheme="minorEastAsia" w:hAnsiTheme="minorHAnsi" w:cstheme="minorBidi"/>
              <w:noProof/>
              <w:lang w:val="en-AT"/>
            </w:rPr>
          </w:pPr>
          <w:hyperlink w:anchor="_Toc100003504" w:history="1">
            <w:r w:rsidR="00332F35" w:rsidRPr="00FB7E52">
              <w:rPr>
                <w:rStyle w:val="Hyperlink"/>
                <w:noProof/>
                <w:lang w:val="en-US"/>
              </w:rPr>
              <w:t>2.4.4.</w:t>
            </w:r>
            <w:r w:rsidR="00332F35">
              <w:rPr>
                <w:rFonts w:asciiTheme="minorHAnsi" w:eastAsiaTheme="minorEastAsia" w:hAnsiTheme="minorHAnsi" w:cstheme="minorBidi"/>
                <w:noProof/>
                <w:lang w:val="en-AT"/>
              </w:rPr>
              <w:tab/>
            </w:r>
            <w:r w:rsidR="00332F35" w:rsidRPr="00FB7E52">
              <w:rPr>
                <w:rStyle w:val="Hyperlink"/>
                <w:noProof/>
                <w:lang w:val="en-US"/>
              </w:rPr>
              <w:t>Statistical background</w:t>
            </w:r>
            <w:r w:rsidR="00332F35">
              <w:rPr>
                <w:noProof/>
                <w:webHidden/>
              </w:rPr>
              <w:tab/>
            </w:r>
            <w:r w:rsidR="00332F35">
              <w:rPr>
                <w:noProof/>
                <w:webHidden/>
              </w:rPr>
              <w:fldChar w:fldCharType="begin"/>
            </w:r>
            <w:r w:rsidR="00332F35">
              <w:rPr>
                <w:noProof/>
                <w:webHidden/>
              </w:rPr>
              <w:instrText xml:space="preserve"> PAGEREF _Toc100003504 \h </w:instrText>
            </w:r>
            <w:r w:rsidR="00332F35">
              <w:rPr>
                <w:noProof/>
                <w:webHidden/>
              </w:rPr>
            </w:r>
            <w:r w:rsidR="00332F35">
              <w:rPr>
                <w:noProof/>
                <w:webHidden/>
              </w:rPr>
              <w:fldChar w:fldCharType="separate"/>
            </w:r>
            <w:r w:rsidR="001317E8">
              <w:rPr>
                <w:noProof/>
                <w:webHidden/>
              </w:rPr>
              <w:t>20</w:t>
            </w:r>
            <w:r w:rsidR="00332F35">
              <w:rPr>
                <w:noProof/>
                <w:webHidden/>
              </w:rPr>
              <w:fldChar w:fldCharType="end"/>
            </w:r>
          </w:hyperlink>
        </w:p>
        <w:p w14:paraId="793BE27A" w14:textId="15E97DA2" w:rsidR="00332F35" w:rsidRDefault="0062313E">
          <w:pPr>
            <w:pStyle w:val="TOC3"/>
            <w:tabs>
              <w:tab w:val="left" w:pos="1320"/>
              <w:tab w:val="right" w:leader="dot" w:pos="9019"/>
            </w:tabs>
            <w:rPr>
              <w:rFonts w:asciiTheme="minorHAnsi" w:eastAsiaTheme="minorEastAsia" w:hAnsiTheme="minorHAnsi" w:cstheme="minorBidi"/>
              <w:noProof/>
              <w:lang w:val="en-AT"/>
            </w:rPr>
          </w:pPr>
          <w:hyperlink w:anchor="_Toc100003505" w:history="1">
            <w:r w:rsidR="00332F35" w:rsidRPr="00FB7E52">
              <w:rPr>
                <w:rStyle w:val="Hyperlink"/>
                <w:noProof/>
                <w:lang w:val="en-US"/>
              </w:rPr>
              <w:t>2.4.5.</w:t>
            </w:r>
            <w:r w:rsidR="00332F35">
              <w:rPr>
                <w:rFonts w:asciiTheme="minorHAnsi" w:eastAsiaTheme="minorEastAsia" w:hAnsiTheme="minorHAnsi" w:cstheme="minorBidi"/>
                <w:noProof/>
                <w:lang w:val="en-AT"/>
              </w:rPr>
              <w:tab/>
            </w:r>
            <w:r w:rsidR="00332F35" w:rsidRPr="00FB7E52">
              <w:rPr>
                <w:rStyle w:val="Hyperlink"/>
                <w:noProof/>
                <w:lang w:val="en-US"/>
              </w:rPr>
              <w:t>Outputs</w:t>
            </w:r>
            <w:r w:rsidR="00332F35">
              <w:rPr>
                <w:noProof/>
                <w:webHidden/>
              </w:rPr>
              <w:tab/>
            </w:r>
            <w:r w:rsidR="00332F35">
              <w:rPr>
                <w:noProof/>
                <w:webHidden/>
              </w:rPr>
              <w:fldChar w:fldCharType="begin"/>
            </w:r>
            <w:r w:rsidR="00332F35">
              <w:rPr>
                <w:noProof/>
                <w:webHidden/>
              </w:rPr>
              <w:instrText xml:space="preserve"> PAGEREF _Toc100003505 \h </w:instrText>
            </w:r>
            <w:r w:rsidR="00332F35">
              <w:rPr>
                <w:noProof/>
                <w:webHidden/>
              </w:rPr>
            </w:r>
            <w:r w:rsidR="00332F35">
              <w:rPr>
                <w:noProof/>
                <w:webHidden/>
              </w:rPr>
              <w:fldChar w:fldCharType="separate"/>
            </w:r>
            <w:r w:rsidR="001317E8">
              <w:rPr>
                <w:noProof/>
                <w:webHidden/>
              </w:rPr>
              <w:t>22</w:t>
            </w:r>
            <w:r w:rsidR="00332F35">
              <w:rPr>
                <w:noProof/>
                <w:webHidden/>
              </w:rPr>
              <w:fldChar w:fldCharType="end"/>
            </w:r>
          </w:hyperlink>
        </w:p>
        <w:p w14:paraId="096C63B0" w14:textId="4D855C15" w:rsidR="00332F35" w:rsidRDefault="0062313E">
          <w:pPr>
            <w:pStyle w:val="TOC1"/>
            <w:rPr>
              <w:rFonts w:asciiTheme="minorHAnsi" w:eastAsiaTheme="minorEastAsia" w:hAnsiTheme="minorHAnsi" w:cstheme="minorBidi"/>
              <w:noProof/>
              <w:lang w:val="en-AT"/>
            </w:rPr>
          </w:pPr>
          <w:hyperlink w:anchor="_Toc100003506" w:history="1">
            <w:r w:rsidR="00332F35" w:rsidRPr="00FB7E52">
              <w:rPr>
                <w:rStyle w:val="Hyperlink"/>
                <w:noProof/>
                <w:lang w:val="en-US"/>
              </w:rPr>
              <w:t>3.</w:t>
            </w:r>
            <w:r w:rsidR="00332F35">
              <w:rPr>
                <w:rFonts w:asciiTheme="minorHAnsi" w:eastAsiaTheme="minorEastAsia" w:hAnsiTheme="minorHAnsi" w:cstheme="minorBidi"/>
                <w:noProof/>
                <w:lang w:val="en-AT"/>
              </w:rPr>
              <w:tab/>
            </w:r>
            <w:r w:rsidR="00332F35" w:rsidRPr="00FB7E52">
              <w:rPr>
                <w:rStyle w:val="Hyperlink"/>
                <w:noProof/>
                <w:lang w:val="en-US"/>
              </w:rPr>
              <w:t>Results</w:t>
            </w:r>
            <w:r w:rsidR="00332F35">
              <w:rPr>
                <w:noProof/>
                <w:webHidden/>
              </w:rPr>
              <w:tab/>
            </w:r>
            <w:r w:rsidR="00332F35">
              <w:rPr>
                <w:noProof/>
                <w:webHidden/>
              </w:rPr>
              <w:fldChar w:fldCharType="begin"/>
            </w:r>
            <w:r w:rsidR="00332F35">
              <w:rPr>
                <w:noProof/>
                <w:webHidden/>
              </w:rPr>
              <w:instrText xml:space="preserve"> PAGEREF _Toc100003506 \h </w:instrText>
            </w:r>
            <w:r w:rsidR="00332F35">
              <w:rPr>
                <w:noProof/>
                <w:webHidden/>
              </w:rPr>
            </w:r>
            <w:r w:rsidR="00332F35">
              <w:rPr>
                <w:noProof/>
                <w:webHidden/>
              </w:rPr>
              <w:fldChar w:fldCharType="separate"/>
            </w:r>
            <w:r w:rsidR="001317E8">
              <w:rPr>
                <w:noProof/>
                <w:webHidden/>
              </w:rPr>
              <w:t>24</w:t>
            </w:r>
            <w:r w:rsidR="00332F35">
              <w:rPr>
                <w:noProof/>
                <w:webHidden/>
              </w:rPr>
              <w:fldChar w:fldCharType="end"/>
            </w:r>
          </w:hyperlink>
        </w:p>
        <w:p w14:paraId="1E390E76" w14:textId="48C5511B" w:rsidR="00332F35" w:rsidRDefault="0062313E">
          <w:pPr>
            <w:pStyle w:val="TOC1"/>
            <w:rPr>
              <w:rFonts w:asciiTheme="minorHAnsi" w:eastAsiaTheme="minorEastAsia" w:hAnsiTheme="minorHAnsi" w:cstheme="minorBidi"/>
              <w:noProof/>
              <w:lang w:val="en-AT"/>
            </w:rPr>
          </w:pPr>
          <w:hyperlink w:anchor="_Toc100003507" w:history="1">
            <w:r w:rsidR="00332F35" w:rsidRPr="00FB7E52">
              <w:rPr>
                <w:rStyle w:val="Hyperlink"/>
                <w:noProof/>
                <w:lang w:val="en-US"/>
              </w:rPr>
              <w:t>4.</w:t>
            </w:r>
            <w:r w:rsidR="00332F35">
              <w:rPr>
                <w:rFonts w:asciiTheme="minorHAnsi" w:eastAsiaTheme="minorEastAsia" w:hAnsiTheme="minorHAnsi" w:cstheme="minorBidi"/>
                <w:noProof/>
                <w:lang w:val="en-AT"/>
              </w:rPr>
              <w:tab/>
            </w:r>
            <w:r w:rsidR="00332F35" w:rsidRPr="00FB7E52">
              <w:rPr>
                <w:rStyle w:val="Hyperlink"/>
                <w:noProof/>
                <w:lang w:val="en-US"/>
              </w:rPr>
              <w:t>Discussion</w:t>
            </w:r>
            <w:r w:rsidR="00332F35">
              <w:rPr>
                <w:noProof/>
                <w:webHidden/>
              </w:rPr>
              <w:tab/>
            </w:r>
            <w:r w:rsidR="00332F35">
              <w:rPr>
                <w:noProof/>
                <w:webHidden/>
              </w:rPr>
              <w:fldChar w:fldCharType="begin"/>
            </w:r>
            <w:r w:rsidR="00332F35">
              <w:rPr>
                <w:noProof/>
                <w:webHidden/>
              </w:rPr>
              <w:instrText xml:space="preserve"> PAGEREF _Toc100003507 \h </w:instrText>
            </w:r>
            <w:r w:rsidR="00332F35">
              <w:rPr>
                <w:noProof/>
                <w:webHidden/>
              </w:rPr>
            </w:r>
            <w:r w:rsidR="00332F35">
              <w:rPr>
                <w:noProof/>
                <w:webHidden/>
              </w:rPr>
              <w:fldChar w:fldCharType="separate"/>
            </w:r>
            <w:r w:rsidR="001317E8">
              <w:rPr>
                <w:noProof/>
                <w:webHidden/>
              </w:rPr>
              <w:t>27</w:t>
            </w:r>
            <w:r w:rsidR="00332F35">
              <w:rPr>
                <w:noProof/>
                <w:webHidden/>
              </w:rPr>
              <w:fldChar w:fldCharType="end"/>
            </w:r>
          </w:hyperlink>
        </w:p>
        <w:p w14:paraId="0DEC8F33" w14:textId="3378DF87" w:rsidR="00332F35" w:rsidRDefault="0062313E">
          <w:pPr>
            <w:pStyle w:val="TOC1"/>
            <w:rPr>
              <w:rFonts w:asciiTheme="minorHAnsi" w:eastAsiaTheme="minorEastAsia" w:hAnsiTheme="minorHAnsi" w:cstheme="minorBidi"/>
              <w:noProof/>
              <w:lang w:val="en-AT"/>
            </w:rPr>
          </w:pPr>
          <w:hyperlink w:anchor="_Toc100003508" w:history="1">
            <w:r w:rsidR="00332F35" w:rsidRPr="00FB7E52">
              <w:rPr>
                <w:rStyle w:val="Hyperlink"/>
                <w:noProof/>
                <w:lang w:val="en-US"/>
              </w:rPr>
              <w:t>5.</w:t>
            </w:r>
            <w:r w:rsidR="00332F35">
              <w:rPr>
                <w:rFonts w:asciiTheme="minorHAnsi" w:eastAsiaTheme="minorEastAsia" w:hAnsiTheme="minorHAnsi" w:cstheme="minorBidi"/>
                <w:noProof/>
                <w:lang w:val="en-AT"/>
              </w:rPr>
              <w:tab/>
            </w:r>
            <w:r w:rsidR="00332F35" w:rsidRPr="00FB7E52">
              <w:rPr>
                <w:rStyle w:val="Hyperlink"/>
                <w:noProof/>
                <w:lang w:val="en-US"/>
              </w:rPr>
              <w:t>References</w:t>
            </w:r>
            <w:r w:rsidR="00332F35">
              <w:rPr>
                <w:noProof/>
                <w:webHidden/>
              </w:rPr>
              <w:tab/>
            </w:r>
            <w:r w:rsidR="00332F35">
              <w:rPr>
                <w:noProof/>
                <w:webHidden/>
              </w:rPr>
              <w:fldChar w:fldCharType="begin"/>
            </w:r>
            <w:r w:rsidR="00332F35">
              <w:rPr>
                <w:noProof/>
                <w:webHidden/>
              </w:rPr>
              <w:instrText xml:space="preserve"> PAGEREF _Toc100003508 \h </w:instrText>
            </w:r>
            <w:r w:rsidR="00332F35">
              <w:rPr>
                <w:noProof/>
                <w:webHidden/>
              </w:rPr>
            </w:r>
            <w:r w:rsidR="00332F35">
              <w:rPr>
                <w:noProof/>
                <w:webHidden/>
              </w:rPr>
              <w:fldChar w:fldCharType="separate"/>
            </w:r>
            <w:r w:rsidR="001317E8">
              <w:rPr>
                <w:noProof/>
                <w:webHidden/>
              </w:rPr>
              <w:t>28</w:t>
            </w:r>
            <w:r w:rsidR="00332F35">
              <w:rPr>
                <w:noProof/>
                <w:webHidden/>
              </w:rPr>
              <w:fldChar w:fldCharType="end"/>
            </w:r>
          </w:hyperlink>
        </w:p>
        <w:p w14:paraId="473E5232" w14:textId="63007573" w:rsidR="00332F35" w:rsidRDefault="0062313E">
          <w:pPr>
            <w:pStyle w:val="TOC1"/>
            <w:rPr>
              <w:rFonts w:asciiTheme="minorHAnsi" w:eastAsiaTheme="minorEastAsia" w:hAnsiTheme="minorHAnsi" w:cstheme="minorBidi"/>
              <w:noProof/>
              <w:lang w:val="en-AT"/>
            </w:rPr>
          </w:pPr>
          <w:hyperlink w:anchor="_Toc100003509" w:history="1">
            <w:r w:rsidR="00332F35" w:rsidRPr="00FB7E52">
              <w:rPr>
                <w:rStyle w:val="Hyperlink"/>
                <w:noProof/>
                <w:lang w:val="en-US"/>
              </w:rPr>
              <w:t>6.</w:t>
            </w:r>
            <w:r w:rsidR="00332F35">
              <w:rPr>
                <w:rFonts w:asciiTheme="minorHAnsi" w:eastAsiaTheme="minorEastAsia" w:hAnsiTheme="minorHAnsi" w:cstheme="minorBidi"/>
                <w:noProof/>
                <w:lang w:val="en-AT"/>
              </w:rPr>
              <w:tab/>
            </w:r>
            <w:r w:rsidR="00332F35" w:rsidRPr="00FB7E52">
              <w:rPr>
                <w:rStyle w:val="Hyperlink"/>
                <w:noProof/>
                <w:lang w:val="en-US"/>
              </w:rPr>
              <w:t>Acknowledgements</w:t>
            </w:r>
            <w:r w:rsidR="00332F35">
              <w:rPr>
                <w:noProof/>
                <w:webHidden/>
              </w:rPr>
              <w:tab/>
            </w:r>
            <w:r w:rsidR="00332F35">
              <w:rPr>
                <w:noProof/>
                <w:webHidden/>
              </w:rPr>
              <w:fldChar w:fldCharType="begin"/>
            </w:r>
            <w:r w:rsidR="00332F35">
              <w:rPr>
                <w:noProof/>
                <w:webHidden/>
              </w:rPr>
              <w:instrText xml:space="preserve"> PAGEREF _Toc100003509 \h </w:instrText>
            </w:r>
            <w:r w:rsidR="00332F35">
              <w:rPr>
                <w:noProof/>
                <w:webHidden/>
              </w:rPr>
            </w:r>
            <w:r w:rsidR="00332F35">
              <w:rPr>
                <w:noProof/>
                <w:webHidden/>
              </w:rPr>
              <w:fldChar w:fldCharType="separate"/>
            </w:r>
            <w:r w:rsidR="001317E8">
              <w:rPr>
                <w:noProof/>
                <w:webHidden/>
              </w:rPr>
              <w:t>30</w:t>
            </w:r>
            <w:r w:rsidR="00332F35">
              <w:rPr>
                <w:noProof/>
                <w:webHidden/>
              </w:rPr>
              <w:fldChar w:fldCharType="end"/>
            </w:r>
          </w:hyperlink>
        </w:p>
        <w:p w14:paraId="3CE42A9F" w14:textId="4B70E01A" w:rsidR="00332F35" w:rsidRDefault="0062313E">
          <w:pPr>
            <w:pStyle w:val="TOC1"/>
            <w:rPr>
              <w:rFonts w:asciiTheme="minorHAnsi" w:eastAsiaTheme="minorEastAsia" w:hAnsiTheme="minorHAnsi" w:cstheme="minorBidi"/>
              <w:noProof/>
              <w:lang w:val="en-AT"/>
            </w:rPr>
          </w:pPr>
          <w:hyperlink w:anchor="_Toc100003510" w:history="1">
            <w:r w:rsidR="00332F35" w:rsidRPr="00FB7E52">
              <w:rPr>
                <w:rStyle w:val="Hyperlink"/>
                <w:noProof/>
                <w:lang w:val="en-US"/>
              </w:rPr>
              <w:t>7.</w:t>
            </w:r>
            <w:r w:rsidR="00332F35">
              <w:rPr>
                <w:rFonts w:asciiTheme="minorHAnsi" w:eastAsiaTheme="minorEastAsia" w:hAnsiTheme="minorHAnsi" w:cstheme="minorBidi"/>
                <w:noProof/>
                <w:lang w:val="en-AT"/>
              </w:rPr>
              <w:tab/>
            </w:r>
            <w:r w:rsidR="00332F35" w:rsidRPr="00FB7E52">
              <w:rPr>
                <w:rStyle w:val="Hyperlink"/>
                <w:noProof/>
                <w:lang w:val="en-US"/>
              </w:rPr>
              <w:t>Appendix</w:t>
            </w:r>
            <w:r w:rsidR="00332F35">
              <w:rPr>
                <w:noProof/>
                <w:webHidden/>
              </w:rPr>
              <w:tab/>
            </w:r>
            <w:r w:rsidR="00332F35">
              <w:rPr>
                <w:noProof/>
                <w:webHidden/>
              </w:rPr>
              <w:fldChar w:fldCharType="begin"/>
            </w:r>
            <w:r w:rsidR="00332F35">
              <w:rPr>
                <w:noProof/>
                <w:webHidden/>
              </w:rPr>
              <w:instrText xml:space="preserve"> PAGEREF _Toc100003510 \h </w:instrText>
            </w:r>
            <w:r w:rsidR="00332F35">
              <w:rPr>
                <w:noProof/>
                <w:webHidden/>
              </w:rPr>
            </w:r>
            <w:r w:rsidR="00332F35">
              <w:rPr>
                <w:noProof/>
                <w:webHidden/>
              </w:rPr>
              <w:fldChar w:fldCharType="separate"/>
            </w:r>
            <w:r w:rsidR="001317E8">
              <w:rPr>
                <w:noProof/>
                <w:webHidden/>
              </w:rPr>
              <w:t>31</w:t>
            </w:r>
            <w:r w:rsidR="00332F35">
              <w:rPr>
                <w:noProof/>
                <w:webHidden/>
              </w:rPr>
              <w:fldChar w:fldCharType="end"/>
            </w:r>
          </w:hyperlink>
        </w:p>
        <w:p w14:paraId="70582611" w14:textId="1843E32A" w:rsidR="004D7280" w:rsidRPr="00AE20A9" w:rsidRDefault="004D7280">
          <w:pPr>
            <w:rPr>
              <w:lang w:val="en-US"/>
            </w:rPr>
          </w:pPr>
          <w:r w:rsidRPr="00AE20A9">
            <w:rPr>
              <w:b/>
              <w:bCs/>
              <w:noProof/>
              <w:lang w:val="en-US"/>
            </w:rPr>
            <w:fldChar w:fldCharType="end"/>
          </w:r>
        </w:p>
      </w:sdtContent>
    </w:sdt>
    <w:p w14:paraId="5391B978" w14:textId="014E5AF5" w:rsidR="00DD3C88" w:rsidRPr="00AE20A9" w:rsidRDefault="00150772" w:rsidP="00132AAE">
      <w:pPr>
        <w:pStyle w:val="Heading1"/>
        <w:rPr>
          <w:lang w:val="en-US"/>
        </w:rPr>
      </w:pPr>
      <w:r w:rsidRPr="29DD5717">
        <w:rPr>
          <w:lang w:val="en-US"/>
        </w:rPr>
        <w:br w:type="page"/>
      </w:r>
      <w:bookmarkStart w:id="31" w:name="_Toc100003479"/>
      <w:r w:rsidR="29DD5717" w:rsidRPr="29DD5717">
        <w:rPr>
          <w:lang w:val="en-US"/>
        </w:rPr>
        <w:lastRenderedPageBreak/>
        <w:t>Introduc</w:t>
      </w:r>
      <w:commentRangeStart w:id="32"/>
      <w:r w:rsidR="29DD5717" w:rsidRPr="29DD5717">
        <w:rPr>
          <w:lang w:val="en-US"/>
        </w:rPr>
        <w:t>tion</w:t>
      </w:r>
      <w:bookmarkEnd w:id="31"/>
      <w:commentRangeEnd w:id="32"/>
      <w:r>
        <w:rPr>
          <w:rStyle w:val="CommentReference"/>
        </w:rPr>
        <w:commentReference w:id="32"/>
      </w:r>
    </w:p>
    <w:p w14:paraId="4CC0350E" w14:textId="50537766" w:rsidR="005B35DD" w:rsidRPr="00AE20A9" w:rsidRDefault="4105E7F7" w:rsidP="00E259CE">
      <w:pPr>
        <w:rPr>
          <w:lang w:val="en-US"/>
        </w:rPr>
      </w:pPr>
      <w:commentRangeStart w:id="33"/>
      <w:r w:rsidRPr="4105E7F7">
        <w:rPr>
          <w:lang w:val="en-US"/>
        </w:rPr>
        <w:t>Ribonucleic acids</w:t>
      </w:r>
      <w:ins w:id="34" w:author="Thomas Kapral" w:date="2022-04-11T10:00:00Z">
        <w:r w:rsidRPr="4105E7F7">
          <w:rPr>
            <w:lang w:val="en-US"/>
          </w:rPr>
          <w:t xml:space="preserve"> (RNAs)</w:t>
        </w:r>
      </w:ins>
      <w:r w:rsidRPr="4105E7F7">
        <w:rPr>
          <w:lang w:val="en-US"/>
        </w:rPr>
        <w:t xml:space="preserve"> and proteins may be considered some of the most versatile and fundamental elements of the cell. </w:t>
      </w:r>
      <w:commentRangeEnd w:id="33"/>
      <w:r w:rsidR="00BD2575">
        <w:rPr>
          <w:rStyle w:val="CommentReference"/>
        </w:rPr>
        <w:commentReference w:id="33"/>
      </w:r>
      <w:commentRangeStart w:id="35"/>
      <w:r w:rsidRPr="4105E7F7">
        <w:rPr>
          <w:lang w:val="en-US"/>
        </w:rPr>
        <w:t>Although being central in a myriad of cellular processes</w:t>
      </w:r>
      <w:commentRangeEnd w:id="35"/>
      <w:r w:rsidR="00BD2575">
        <w:rPr>
          <w:rStyle w:val="CommentReference"/>
        </w:rPr>
        <w:commentReference w:id="35"/>
      </w:r>
      <w:r w:rsidRPr="4105E7F7">
        <w:rPr>
          <w:lang w:val="en-US"/>
        </w:rPr>
        <w:t xml:space="preserve">, </w:t>
      </w:r>
      <w:commentRangeStart w:id="36"/>
      <w:r w:rsidRPr="4105E7F7">
        <w:rPr>
          <w:lang w:val="en-US"/>
        </w:rPr>
        <w:t>their relationship has not been studied as much as their importance would suggest.</w:t>
      </w:r>
      <w:commentRangeEnd w:id="36"/>
      <w:r w:rsidR="00BD2575">
        <w:rPr>
          <w:rStyle w:val="CommentReference"/>
        </w:rPr>
        <w:commentReference w:id="36"/>
      </w:r>
      <w:r w:rsidRPr="4105E7F7">
        <w:rPr>
          <w:lang w:val="en-US"/>
        </w:rPr>
        <w:t xml:space="preserve"> </w:t>
      </w:r>
      <w:commentRangeStart w:id="37"/>
      <w:r w:rsidRPr="4105E7F7">
        <w:rPr>
          <w:lang w:val="en-US"/>
        </w:rPr>
        <w:t xml:space="preserve">RNA binding proteins (RBPs) are a class of proteins that interact directly with RNA molecules. These interactions have been found to involve very important cellular processes, mostly dealing with post-transcriptional control of RNAs. Translation of mRNA to proteins, post-transcriptional modification of RNA and splicing are only some of the processes that depend on RNA-protein interactions. </w:t>
      </w:r>
      <w:commentRangeEnd w:id="37"/>
      <w:r w:rsidR="00BD2575">
        <w:rPr>
          <w:rStyle w:val="CommentReference"/>
        </w:rPr>
        <w:commentReference w:id="37"/>
      </w:r>
    </w:p>
    <w:p w14:paraId="5E132B91" w14:textId="77777777" w:rsidR="005B35DD" w:rsidRPr="00AE20A9" w:rsidRDefault="005B35DD" w:rsidP="00E259CE">
      <w:pPr>
        <w:rPr>
          <w:lang w:val="en-US"/>
        </w:rPr>
      </w:pPr>
    </w:p>
    <w:p w14:paraId="220126A0" w14:textId="026EC4F3" w:rsidR="005B35DD" w:rsidRPr="00AE20A9" w:rsidRDefault="4105E7F7" w:rsidP="00E259CE">
      <w:pPr>
        <w:rPr>
          <w:lang w:val="en-US"/>
        </w:rPr>
      </w:pPr>
      <w:commentRangeStart w:id="38"/>
      <w:r w:rsidRPr="4105E7F7">
        <w:rPr>
          <w:lang w:val="en-US"/>
        </w:rPr>
        <w:t>During evolution, RBPs got more and more specialized to recognize specific RNAs, developing binding regions that show affinity only to a specific type of recognition pattern of ribonucleic acids. These patterns are often called “motifs” and are one of the central topics of this thesis. Recognition motifs could be structurally traced back to certain binding domains that exist within the 3D-structures of proteins. These domains have developed affinity for relatively specific sequences of ribonucleotides. While some domains prefer linear RNA molecules, others bind complex structures or even unstructured RNAs.</w:t>
      </w:r>
      <w:commentRangeEnd w:id="38"/>
      <w:r w:rsidR="00417832">
        <w:rPr>
          <w:rStyle w:val="CommentReference"/>
        </w:rPr>
        <w:commentReference w:id="38"/>
      </w:r>
    </w:p>
    <w:p w14:paraId="34C5B874" w14:textId="77777777" w:rsidR="003439B3" w:rsidRPr="00AE20A9" w:rsidRDefault="003439B3" w:rsidP="00E259CE">
      <w:pPr>
        <w:rPr>
          <w:lang w:val="en-US"/>
        </w:rPr>
      </w:pPr>
    </w:p>
    <w:p w14:paraId="67F7147C" w14:textId="54D8956A" w:rsidR="00B20FF1" w:rsidRPr="00AE20A9" w:rsidRDefault="2490307A" w:rsidP="4105E7F7">
      <w:pPr>
        <w:rPr>
          <w:ins w:id="39" w:author="Thomas Kapral" w:date="2022-04-11T14:10:00Z"/>
          <w:lang w:val="en-US"/>
        </w:rPr>
      </w:pPr>
      <w:r w:rsidRPr="2490307A">
        <w:rPr>
          <w:lang w:val="en-US"/>
        </w:rPr>
        <w:t xml:space="preserve">The recently proposed “complementarity hypothesis” creates a framework </w:t>
      </w:r>
      <w:commentRangeStart w:id="40"/>
      <w:r w:rsidRPr="2490307A">
        <w:rPr>
          <w:lang w:val="en-US"/>
        </w:rPr>
        <w:t>for understanding some of these protein-RNA interactions</w:t>
      </w:r>
      <w:commentRangeEnd w:id="40"/>
      <w:r w:rsidR="005B35DD">
        <w:rPr>
          <w:rStyle w:val="CommentReference"/>
        </w:rPr>
        <w:commentReference w:id="40"/>
      </w:r>
      <w:r w:rsidRPr="2490307A">
        <w:rPr>
          <w:lang w:val="en-US"/>
        </w:rPr>
        <w:t>. According to this framework, RNA binding domains in proteins have increased affinity towards the coding sequences of their own mRNAs. The complementarity hypothesis attempts to relate the evolution of the genetic code to the physicochemical affinity profiles of proteins and cogna</w:t>
      </w:r>
      <w:commentRangeStart w:id="41"/>
      <w:commentRangeStart w:id="42"/>
      <w:r w:rsidRPr="2490307A">
        <w:rPr>
          <w:lang w:val="en-US"/>
        </w:rPr>
        <w:t>te RNAs.</w:t>
      </w:r>
      <w:commentRangeEnd w:id="41"/>
      <w:r w:rsidR="005B35DD">
        <w:rPr>
          <w:rStyle w:val="CommentReference"/>
        </w:rPr>
        <w:commentReference w:id="41"/>
      </w:r>
      <w:commentRangeEnd w:id="42"/>
      <w:r w:rsidR="005B35DD">
        <w:rPr>
          <w:rStyle w:val="CommentReference"/>
        </w:rPr>
        <w:commentReference w:id="42"/>
      </w:r>
      <w:r w:rsidRPr="2490307A">
        <w:rPr>
          <w:lang w:val="en-US"/>
        </w:rPr>
        <w:t xml:space="preserve"> </w:t>
      </w:r>
    </w:p>
    <w:p w14:paraId="07E113F3" w14:textId="318680DD" w:rsidR="2490307A" w:rsidRDefault="2490307A" w:rsidP="2490307A">
      <w:pPr>
        <w:rPr>
          <w:ins w:id="43" w:author="Thomas Kapral" w:date="2022-04-11T14:11:00Z"/>
          <w:rFonts w:ascii="Calibri" w:hAnsi="Calibri"/>
          <w:lang w:val="en-US"/>
        </w:rPr>
      </w:pPr>
      <w:ins w:id="44" w:author="Thomas Kapral" w:date="2022-04-11T14:10:00Z">
        <w:r w:rsidRPr="2490307A">
          <w:rPr>
            <w:rFonts w:ascii="Calibri" w:hAnsi="Calibri"/>
            <w:lang w:val="en-US"/>
          </w:rPr>
          <w:t xml:space="preserve">Section about </w:t>
        </w:r>
      </w:ins>
      <w:ins w:id="45" w:author="Thomas Kapral" w:date="2022-04-11T14:11:00Z">
        <w:r w:rsidRPr="2490307A">
          <w:rPr>
            <w:rFonts w:ascii="Calibri" w:hAnsi="Calibri"/>
            <w:lang w:val="en-US"/>
          </w:rPr>
          <w:t>experim</w:t>
        </w:r>
        <w:commentRangeStart w:id="46"/>
        <w:r w:rsidRPr="2490307A">
          <w:rPr>
            <w:rFonts w:ascii="Calibri" w:hAnsi="Calibri"/>
            <w:lang w:val="en-US"/>
          </w:rPr>
          <w:t>ents that were done that enable your thesis. (RNAcompete and SELEX</w:t>
        </w:r>
      </w:ins>
      <w:ins w:id="47" w:author="Thomas Kapral" w:date="2022-04-11T14:38:00Z">
        <w:r w:rsidRPr="2490307A">
          <w:rPr>
            <w:rFonts w:ascii="Calibri" w:hAnsi="Calibri"/>
            <w:lang w:val="en-US"/>
          </w:rPr>
          <w:t xml:space="preserve">, </w:t>
        </w:r>
        <w:proofErr w:type="spellStart"/>
        <w:r w:rsidRPr="2490307A">
          <w:rPr>
            <w:rFonts w:ascii="Calibri" w:hAnsi="Calibri"/>
            <w:lang w:val="en-US"/>
          </w:rPr>
          <w:t>ht-selex</w:t>
        </w:r>
      </w:ins>
      <w:proofErr w:type="spellEnd"/>
      <w:ins w:id="48" w:author="Thomas Kapral" w:date="2022-04-11T14:11:00Z">
        <w:r w:rsidRPr="2490307A">
          <w:rPr>
            <w:rFonts w:ascii="Calibri" w:hAnsi="Calibri"/>
            <w:lang w:val="en-US"/>
          </w:rPr>
          <w:t>)</w:t>
        </w:r>
      </w:ins>
      <w:commentRangeEnd w:id="46"/>
      <w:r>
        <w:rPr>
          <w:rStyle w:val="CommentReference"/>
        </w:rPr>
        <w:commentReference w:id="46"/>
      </w:r>
    </w:p>
    <w:p w14:paraId="1B5CE024" w14:textId="5AC8F253" w:rsidR="2490307A" w:rsidRDefault="2490307A" w:rsidP="2490307A">
      <w:pPr>
        <w:rPr>
          <w:ins w:id="49" w:author="Thomas Kapral" w:date="2022-04-11T10:20:00Z"/>
          <w:rFonts w:ascii="Calibri" w:hAnsi="Calibri"/>
          <w:lang w:val="en-US"/>
        </w:rPr>
      </w:pPr>
    </w:p>
    <w:p w14:paraId="659B6076" w14:textId="26E2BC5A" w:rsidR="00B20FF1" w:rsidRPr="00AE20A9" w:rsidRDefault="4105E7F7" w:rsidP="00E259CE">
      <w:pPr>
        <w:rPr>
          <w:del w:id="50" w:author="Thomas Kapral" w:date="2022-04-11T10:20:00Z"/>
          <w:lang w:val="en-US"/>
        </w:rPr>
      </w:pPr>
      <w:r w:rsidRPr="4105E7F7">
        <w:rPr>
          <w:lang w:val="en-US"/>
        </w:rPr>
        <w:t xml:space="preserve">In the context of this hypothesis, I attempt to investigate theoretical binding affinity of RNA binding proteins towards their own mRNAs. Using known RNA recognition patterns of RBPs, I explore the availability of these patterns in every sequence of the human transcriptome, including the autologous mRNA sequence of each RBP used in the analysis. If RBP motifs are indeed enriched in their own mRNAs, this can point to enrichment in binding affinity between a given RBP and the mRNA coding for </w:t>
      </w:r>
      <w:proofErr w:type="spellStart"/>
      <w:r w:rsidRPr="4105E7F7">
        <w:rPr>
          <w:lang w:val="en-US"/>
        </w:rPr>
        <w:t>it.</w:t>
      </w:r>
    </w:p>
    <w:p w14:paraId="44E0C962" w14:textId="7E9A951B" w:rsidR="00A83427" w:rsidRPr="00AE20A9" w:rsidRDefault="00A83427" w:rsidP="00E259CE">
      <w:pPr>
        <w:rPr>
          <w:del w:id="51" w:author="Thomas Kapral" w:date="2022-04-11T10:20:00Z"/>
          <w:lang w:val="en-US"/>
        </w:rPr>
      </w:pPr>
    </w:p>
    <w:p w14:paraId="3780261B" w14:textId="1A7807B4" w:rsidR="00E97CF9" w:rsidRPr="00AE20A9" w:rsidRDefault="29DD5717" w:rsidP="00E259CE">
      <w:pPr>
        <w:rPr>
          <w:del w:id="52" w:author="Thomas Kapral" w:date="2022-04-11T10:20:00Z"/>
          <w:lang w:val="en-US"/>
        </w:rPr>
      </w:pPr>
      <w:commentRangeStart w:id="53"/>
      <w:r w:rsidRPr="29DD5717">
        <w:rPr>
          <w:lang w:val="en-US"/>
        </w:rPr>
        <w:t>My</w:t>
      </w:r>
      <w:proofErr w:type="spellEnd"/>
      <w:r w:rsidRPr="29DD5717">
        <w:rPr>
          <w:lang w:val="en-US"/>
        </w:rPr>
        <w:t xml:space="preserve"> analysis is based on previous work by Arthur </w:t>
      </w:r>
      <w:proofErr w:type="spellStart"/>
      <w:r w:rsidRPr="29DD5717">
        <w:rPr>
          <w:lang w:val="en-US"/>
        </w:rPr>
        <w:t>Theuer</w:t>
      </w:r>
      <w:proofErr w:type="spellEnd"/>
      <w:r w:rsidRPr="29DD5717">
        <w:rPr>
          <w:lang w:val="en-US"/>
        </w:rPr>
        <w:t xml:space="preserve">, who’s investigation is, in turn, derived from Thomas </w:t>
      </w:r>
      <w:proofErr w:type="spellStart"/>
      <w:r w:rsidRPr="29DD5717">
        <w:rPr>
          <w:lang w:val="en-US"/>
        </w:rPr>
        <w:t>Kapral’s</w:t>
      </w:r>
      <w:proofErr w:type="spellEnd"/>
      <w:r w:rsidRPr="29DD5717">
        <w:rPr>
          <w:lang w:val="en-US"/>
        </w:rPr>
        <w:t xml:space="preserve"> excellent groundwork. Arthur </w:t>
      </w:r>
      <w:proofErr w:type="spellStart"/>
      <w:r w:rsidRPr="29DD5717">
        <w:rPr>
          <w:lang w:val="en-US"/>
        </w:rPr>
        <w:t>Theuer</w:t>
      </w:r>
      <w:proofErr w:type="spellEnd"/>
      <w:r w:rsidRPr="29DD5717">
        <w:rPr>
          <w:lang w:val="en-US"/>
        </w:rPr>
        <w:t xml:space="preserve"> established several frameworks for </w:t>
      </w:r>
      <w:r w:rsidRPr="29DD5717">
        <w:rPr>
          <w:lang w:val="en-US"/>
        </w:rPr>
        <w:lastRenderedPageBreak/>
        <w:t xml:space="preserve">investigating this question. In his analysis, he attempted to investigate binding behavior of RBPs by finding exact matches of protein motifs in transcript, he employed in-silico translation and worked with probability matrices to explore his hypothesis. </w:t>
      </w:r>
      <w:commentRangeEnd w:id="53"/>
      <w:r w:rsidR="00A83427">
        <w:rPr>
          <w:rStyle w:val="CommentReference"/>
        </w:rPr>
        <w:commentReference w:id="53"/>
      </w:r>
    </w:p>
    <w:p w14:paraId="1F9B78DD" w14:textId="35CF77CF" w:rsidR="00BB7F06" w:rsidRPr="00AE20A9" w:rsidRDefault="00BB7F06" w:rsidP="00E259CE">
      <w:pPr>
        <w:rPr>
          <w:del w:id="54" w:author="Thomas Kapral" w:date="2022-04-11T10:20:00Z"/>
          <w:lang w:val="en-US"/>
        </w:rPr>
      </w:pPr>
    </w:p>
    <w:p w14:paraId="2261F7DF" w14:textId="4739DB2F" w:rsidR="2490307A" w:rsidRDefault="29DD5717" w:rsidP="2490307A">
      <w:pPr>
        <w:rPr>
          <w:lang w:val="en-US"/>
        </w:rPr>
      </w:pPr>
      <w:commentRangeStart w:id="55"/>
      <w:r w:rsidRPr="29DD5717">
        <w:rPr>
          <w:lang w:val="en-US"/>
        </w:rPr>
        <w:t xml:space="preserve">By using the same datasets as Arthur </w:t>
      </w:r>
      <w:proofErr w:type="spellStart"/>
      <w:r w:rsidRPr="29DD5717">
        <w:rPr>
          <w:lang w:val="en-US"/>
        </w:rPr>
        <w:t>Theuer</w:t>
      </w:r>
      <w:proofErr w:type="spellEnd"/>
      <w:r w:rsidRPr="29DD5717">
        <w:rPr>
          <w:lang w:val="en-US"/>
        </w:rPr>
        <w:t xml:space="preserve">, I extended his analysis by an in-depth view of how theoretical protein-RNA binding behavior can be investigated using probability matrices, which offer a probabilistic view on binding affinity. </w:t>
      </w:r>
      <w:commentRangeEnd w:id="55"/>
      <w:r w:rsidR="2490307A">
        <w:rPr>
          <w:rStyle w:val="CommentReference"/>
        </w:rPr>
        <w:commentReference w:id="55"/>
      </w:r>
    </w:p>
    <w:p w14:paraId="5610430B" w14:textId="54964FB3" w:rsidR="2490307A" w:rsidRDefault="2490307A" w:rsidP="2490307A">
      <w:pPr>
        <w:rPr>
          <w:rFonts w:ascii="Calibri" w:hAnsi="Calibri"/>
          <w:lang w:val="en-US"/>
        </w:rPr>
      </w:pPr>
    </w:p>
    <w:p w14:paraId="557C899F" w14:textId="6CBBC4C9" w:rsidR="00F971E5" w:rsidRPr="00AE20A9" w:rsidRDefault="00F971E5" w:rsidP="00E259CE">
      <w:pPr>
        <w:rPr>
          <w:lang w:val="en-US"/>
        </w:rPr>
      </w:pPr>
      <w:del w:id="56" w:author="Thomas Kapral" w:date="2022-04-11T14:06:00Z">
        <w:r w:rsidRPr="2490307A" w:rsidDel="2490307A">
          <w:rPr>
            <w:lang w:val="en-US"/>
          </w:rPr>
          <w:delText xml:space="preserve">The </w:delText>
        </w:r>
        <w:commentRangeStart w:id="57"/>
        <w:r w:rsidRPr="2490307A" w:rsidDel="2490307A">
          <w:rPr>
            <w:lang w:val="en-US"/>
          </w:rPr>
          <w:delText>ATtRACT-database</w:delText>
        </w:r>
      </w:del>
      <w:commentRangeEnd w:id="57"/>
      <w:r w:rsidRPr="00AE20A9">
        <w:rPr>
          <w:rStyle w:val="CommentReference"/>
          <w:lang w:val="en-US"/>
        </w:rPr>
        <w:commentReference w:id="57"/>
      </w:r>
      <w:del w:id="58" w:author="Thomas Kapral" w:date="2022-04-11T14:06:00Z">
        <w:r w:rsidRPr="2490307A" w:rsidDel="2490307A">
          <w:rPr>
            <w:lang w:val="en-US"/>
          </w:rPr>
          <w:delText xml:space="preserve"> by Giudice et al</w:delText>
        </w:r>
      </w:del>
      <w:r w:rsidR="00716E6A" w:rsidRPr="00AE20A9">
        <w:rPr>
          <w:lang w:val="en-US"/>
        </w:rPr>
        <w:t>.</w:t>
      </w:r>
      <w:r w:rsidR="00797637" w:rsidRPr="00AE20A9">
        <w:rPr>
          <w:lang w:val="en-US"/>
        </w:rPr>
        <w:t xml:space="preserve"> </w:t>
      </w:r>
      <w:sdt>
        <w:sdtPr>
          <w:rPr>
            <w:lang w:val="en-US"/>
          </w:rPr>
          <w:id w:val="-1708171527"/>
          <w:placeholder>
            <w:docPart w:val="DefaultPlaceholder_1081868574"/>
          </w:placeholder>
          <w:citation/>
        </w:sdtPr>
        <w:sdtEndPr/>
        <w:sdtContent>
          <w:r w:rsidR="00FF1E85" w:rsidRPr="00AE20A9">
            <w:rPr>
              <w:lang w:val="en-US"/>
            </w:rPr>
            <w:fldChar w:fldCharType="begin"/>
          </w:r>
          <w:r w:rsidR="00B10808" w:rsidRPr="00AE20A9">
            <w:rPr>
              <w:lang w:val="en-US"/>
            </w:rPr>
            <w:instrText xml:space="preserve">CITATION Giu16 \l 3079 </w:instrText>
          </w:r>
          <w:r w:rsidR="00FF1E85" w:rsidRPr="00AE20A9">
            <w:rPr>
              <w:lang w:val="en-US"/>
            </w:rPr>
            <w:fldChar w:fldCharType="separate"/>
          </w:r>
          <w:r w:rsidR="00332F35" w:rsidRPr="00332F35">
            <w:rPr>
              <w:noProof/>
              <w:lang w:val="en-US"/>
            </w:rPr>
            <w:t>[1]</w:t>
          </w:r>
          <w:r w:rsidR="00FF1E85" w:rsidRPr="00AE20A9">
            <w:rPr>
              <w:lang w:val="en-US"/>
            </w:rPr>
            <w:fldChar w:fldCharType="end"/>
          </w:r>
        </w:sdtContent>
      </w:sdt>
      <w:r w:rsidR="00FF1E85" w:rsidRPr="00AE20A9">
        <w:rPr>
          <w:lang w:val="en-US"/>
        </w:rPr>
        <w:t xml:space="preserve"> </w:t>
      </w:r>
      <w:r w:rsidRPr="00AE20A9">
        <w:rPr>
          <w:lang w:val="en-US"/>
        </w:rPr>
        <w:t>is</w:t>
      </w:r>
      <w:del w:id="59" w:author="Thomas Kapral" w:date="2022-04-11T14:06:00Z">
        <w:r w:rsidRPr="2490307A" w:rsidDel="2490307A">
          <w:rPr>
            <w:lang w:val="en-US"/>
          </w:rPr>
          <w:delText xml:space="preserve"> a unification of several experimentally validated</w:delText>
        </w:r>
      </w:del>
      <w:r w:rsidRPr="00AE20A9">
        <w:rPr>
          <w:lang w:val="en-US"/>
        </w:rPr>
        <w:t xml:space="preserve"> </w:t>
      </w:r>
      <w:del w:id="60" w:author="Thomas Kapral" w:date="2022-04-11T14:06:00Z">
        <w:r w:rsidRPr="2490307A" w:rsidDel="2490307A">
          <w:rPr>
            <w:lang w:val="en-US"/>
          </w:rPr>
          <w:delText>datasets containing RNA binding protein motifs. Being a collection of multiple datasets, ATtRACT includes motifs verified by different experimental techniques. In my analysis, only motifs coming from RNAcompete and SELEX experiments were used, as their respective quality scores are among the highest. All in all, RNAcompete experiments provided 96 different motifs from 77 RBPs, while SELEX contained 46 motifs from 27 proteins.</w:delText>
        </w:r>
      </w:del>
    </w:p>
    <w:p w14:paraId="5D39DF6E" w14:textId="0997AF22" w:rsidR="00CE47E8" w:rsidRPr="00AE20A9" w:rsidRDefault="00716E6A" w:rsidP="00E259CE">
      <w:pPr>
        <w:rPr>
          <w:lang w:val="en-US"/>
        </w:rPr>
      </w:pPr>
      <w:del w:id="61" w:author="Thomas Kapral" w:date="2022-04-11T14:06:00Z">
        <w:r w:rsidRPr="2490307A" w:rsidDel="2490307A">
          <w:rPr>
            <w:lang w:val="en-US"/>
          </w:rPr>
          <w:delText xml:space="preserve">As my second source, the </w:delText>
        </w:r>
        <w:commentRangeStart w:id="62"/>
        <w:r w:rsidRPr="2490307A" w:rsidDel="2490307A">
          <w:rPr>
            <w:lang w:val="en-US"/>
          </w:rPr>
          <w:delText>HT-SELEX</w:delText>
        </w:r>
      </w:del>
      <w:commentRangeEnd w:id="62"/>
      <w:r w:rsidRPr="00AE20A9">
        <w:rPr>
          <w:rStyle w:val="CommentReference"/>
          <w:lang w:val="en-US"/>
        </w:rPr>
        <w:commentReference w:id="62"/>
      </w:r>
      <w:sdt>
        <w:sdtPr>
          <w:rPr>
            <w:lang w:val="en-US"/>
          </w:rPr>
          <w:id w:val="-1551845238"/>
          <w:placeholder>
            <w:docPart w:val="DefaultPlaceholder_1081868574"/>
          </w:placeholder>
          <w:citation/>
        </w:sdtPr>
        <w:sdtEndPr/>
        <w:sdtContent>
          <w:r w:rsidR="00FF1E85" w:rsidRPr="00AE20A9">
            <w:rPr>
              <w:lang w:val="en-US"/>
            </w:rPr>
            <w:fldChar w:fldCharType="begin"/>
          </w:r>
          <w:r w:rsidR="00FF1E85" w:rsidRPr="00AE20A9">
            <w:rPr>
              <w:lang w:val="en-US"/>
            </w:rPr>
            <w:instrText xml:space="preserve"> CITATION Jol20 \l 3079 </w:instrText>
          </w:r>
          <w:r w:rsidR="00FF1E85" w:rsidRPr="00AE20A9">
            <w:rPr>
              <w:lang w:val="en-US"/>
            </w:rPr>
            <w:fldChar w:fldCharType="separate"/>
          </w:r>
          <w:r w:rsidR="00332F35">
            <w:rPr>
              <w:noProof/>
              <w:lang w:val="en-US"/>
            </w:rPr>
            <w:t xml:space="preserve"> </w:t>
          </w:r>
          <w:r w:rsidR="00332F35" w:rsidRPr="00332F35">
            <w:rPr>
              <w:noProof/>
              <w:lang w:val="en-US"/>
            </w:rPr>
            <w:t>[2]</w:t>
          </w:r>
          <w:r w:rsidR="00FF1E85" w:rsidRPr="00AE20A9">
            <w:rPr>
              <w:lang w:val="en-US"/>
            </w:rPr>
            <w:fldChar w:fldCharType="end"/>
          </w:r>
        </w:sdtContent>
      </w:sdt>
      <w:r w:rsidR="00BA03BD" w:rsidRPr="00AE20A9">
        <w:rPr>
          <w:lang w:val="en-US"/>
        </w:rPr>
        <w:t xml:space="preserve"> </w:t>
      </w:r>
      <w:r w:rsidRPr="00AE20A9">
        <w:rPr>
          <w:lang w:val="en-US"/>
        </w:rPr>
        <w:t>ex</w:t>
      </w:r>
      <w:del w:id="63" w:author="Thomas Kapral" w:date="2022-04-11T14:06:00Z">
        <w:r w:rsidRPr="2490307A" w:rsidDel="2490307A">
          <w:rPr>
            <w:lang w:val="en-US"/>
          </w:rPr>
          <w:delText>periment by Jolma et al. provided another high-quality collection of protein motif data. The 49 proteins used in my analysis provided 69 different matrices</w:delText>
        </w:r>
      </w:del>
      <w:r w:rsidR="00BC672D" w:rsidRPr="00AE20A9">
        <w:rPr>
          <w:lang w:val="en-US"/>
        </w:rPr>
        <w:t xml:space="preserve">, </w:t>
      </w:r>
      <w:del w:id="64" w:author="Thomas Kapral" w:date="2022-04-11T14:36:00Z">
        <w:r w:rsidRPr="2490307A" w:rsidDel="2490307A">
          <w:rPr>
            <w:lang w:val="en-US"/>
          </w:rPr>
          <w:delText>the length of which varied between three and 21 nucleotides.</w:delText>
        </w:r>
      </w:del>
    </w:p>
    <w:p w14:paraId="2BC56926" w14:textId="6A1DF4D0" w:rsidR="2490307A" w:rsidRDefault="2490307A" w:rsidP="2490307A">
      <w:pPr>
        <w:rPr>
          <w:del w:id="65" w:author="Thomas Kapral" w:date="2022-04-11T14:36:00Z"/>
          <w:lang w:val="en-US"/>
        </w:rPr>
      </w:pPr>
    </w:p>
    <w:p w14:paraId="27572167" w14:textId="0E6AD17C" w:rsidR="00264E68" w:rsidRPr="00AE20A9" w:rsidRDefault="00264E68" w:rsidP="00E259CE">
      <w:pPr>
        <w:rPr>
          <w:del w:id="66" w:author="Thomas Kapral" w:date="2022-04-11T14:36:00Z"/>
          <w:lang w:val="en-US"/>
        </w:rPr>
      </w:pPr>
      <w:del w:id="67" w:author="Thomas Kapral" w:date="2022-04-11T14:36:00Z">
        <w:r w:rsidRPr="29DD5717" w:rsidDel="29DD5717">
          <w:rPr>
            <w:lang w:val="en-US"/>
          </w:rPr>
          <w:delText>As my objective was to find out whether a protein was more likely to bind to its cognate mRNA than to any random mRNA, I used the MANE select database as a background for my analysis. MANE contains the transcripts of around 98 % of all protein-coding genes in the human genome, including the autologous transcripts of all RBPs used in my investiga</w:delText>
        </w:r>
        <w:commentRangeStart w:id="68"/>
        <w:r w:rsidRPr="29DD5717" w:rsidDel="29DD5717">
          <w:rPr>
            <w:lang w:val="en-US"/>
          </w:rPr>
          <w:delText>tion.</w:delText>
        </w:r>
      </w:del>
      <w:commentRangeEnd w:id="68"/>
      <w:r>
        <w:rPr>
          <w:rStyle w:val="CommentReference"/>
        </w:rPr>
        <w:commentReference w:id="68"/>
      </w:r>
    </w:p>
    <w:p w14:paraId="32F32C3C" w14:textId="35F4B764" w:rsidR="00264E68" w:rsidRPr="00AE20A9" w:rsidRDefault="00264E68" w:rsidP="00E259CE">
      <w:pPr>
        <w:rPr>
          <w:lang w:val="en-US"/>
        </w:rPr>
      </w:pPr>
    </w:p>
    <w:p w14:paraId="2A70EB56" w14:textId="6DA8753C" w:rsidR="2490307A" w:rsidRDefault="2490307A" w:rsidP="2490307A">
      <w:pPr>
        <w:rPr>
          <w:lang w:val="en-US"/>
        </w:rPr>
      </w:pPr>
      <w:commentRangeStart w:id="69"/>
      <w:commentRangeStart w:id="70"/>
      <w:r w:rsidRPr="2490307A">
        <w:rPr>
          <w:lang w:val="en-US"/>
        </w:rPr>
        <w:t>The software tool FIMO is part of the MEME Suite package and provided a simple-to-use and efficient way of searching for motif occurrences in the transcriptome. FIMO’s output could directly be translated to coverage values indicating how strong the theoretical affinity between a protein’s matrix and a given transcript was.</w:t>
      </w:r>
      <w:commentRangeEnd w:id="69"/>
      <w:r>
        <w:rPr>
          <w:rStyle w:val="CommentReference"/>
        </w:rPr>
        <w:commentReference w:id="69"/>
      </w:r>
      <w:commentRangeEnd w:id="70"/>
      <w:r>
        <w:rPr>
          <w:rStyle w:val="CommentReference"/>
        </w:rPr>
        <w:commentReference w:id="70"/>
      </w:r>
    </w:p>
    <w:p w14:paraId="1CA35276" w14:textId="55F771D5" w:rsidR="00E97CF9" w:rsidRPr="00AE20A9" w:rsidRDefault="00E97CF9" w:rsidP="00E97CF9">
      <w:pPr>
        <w:rPr>
          <w:lang w:val="en-US"/>
        </w:rPr>
      </w:pPr>
    </w:p>
    <w:p w14:paraId="6BF37D64" w14:textId="30FB7351" w:rsidR="2490307A" w:rsidRDefault="2490307A" w:rsidP="2490307A">
      <w:pPr>
        <w:pStyle w:val="ListParagraph"/>
        <w:numPr>
          <w:ilvl w:val="0"/>
          <w:numId w:val="17"/>
        </w:numPr>
        <w:rPr>
          <w:ins w:id="71" w:author="Thomas Kapral" w:date="2022-04-11T14:15:00Z"/>
          <w:rFonts w:eastAsiaTheme="majorEastAsia" w:cstheme="majorBidi"/>
          <w:lang w:val="en-US"/>
        </w:rPr>
      </w:pPr>
      <w:r w:rsidRPr="2490307A">
        <w:rPr>
          <w:lang w:val="en-US"/>
        </w:rPr>
        <w:t>Short section on results once the final graphs arrive</w:t>
      </w:r>
    </w:p>
    <w:p w14:paraId="1BC61C50" w14:textId="3143E009" w:rsidR="2490307A" w:rsidRDefault="2490307A" w:rsidP="2490307A">
      <w:pPr>
        <w:pStyle w:val="ListParagraph"/>
        <w:numPr>
          <w:ilvl w:val="0"/>
          <w:numId w:val="17"/>
        </w:numPr>
        <w:rPr>
          <w:lang w:val="en-US"/>
        </w:rPr>
      </w:pPr>
      <w:ins w:id="72" w:author="Thomas Kapral" w:date="2022-04-11T14:15:00Z">
        <w:r w:rsidRPr="2490307A">
          <w:rPr>
            <w:rFonts w:ascii="Calibri" w:hAnsi="Calibri"/>
            <w:lang w:val="en-US"/>
          </w:rPr>
          <w:t xml:space="preserve">section about </w:t>
        </w:r>
      </w:ins>
      <w:ins w:id="73" w:author="Thomas Kapral" w:date="2022-04-11T14:16:00Z">
        <w:r w:rsidRPr="2490307A">
          <w:rPr>
            <w:rFonts w:ascii="Calibri" w:hAnsi="Calibri"/>
            <w:lang w:val="en-US"/>
          </w:rPr>
          <w:t xml:space="preserve">how </w:t>
        </w:r>
      </w:ins>
      <w:ins w:id="74" w:author="Thomas Kapral" w:date="2022-04-11T14:38:00Z">
        <w:r w:rsidRPr="2490307A">
          <w:rPr>
            <w:rFonts w:ascii="Calibri" w:hAnsi="Calibri"/>
            <w:lang w:val="en-US"/>
          </w:rPr>
          <w:t>those results</w:t>
        </w:r>
      </w:ins>
      <w:ins w:id="75" w:author="Thomas Kapral" w:date="2022-04-11T14:16:00Z">
        <w:r w:rsidRPr="2490307A">
          <w:rPr>
            <w:rFonts w:ascii="Calibri" w:hAnsi="Calibri"/>
            <w:lang w:val="en-US"/>
          </w:rPr>
          <w:t xml:space="preserve"> </w:t>
        </w:r>
      </w:ins>
      <w:ins w:id="76" w:author="Thomas Kapral" w:date="2022-04-11T14:38:00Z">
        <w:r w:rsidRPr="2490307A">
          <w:rPr>
            <w:rFonts w:ascii="Calibri" w:hAnsi="Calibri"/>
            <w:lang w:val="en-US"/>
          </w:rPr>
          <w:t>could</w:t>
        </w:r>
      </w:ins>
      <w:ins w:id="77" w:author="Thomas Kapral" w:date="2022-04-11T14:16:00Z">
        <w:r w:rsidRPr="2490307A">
          <w:rPr>
            <w:rFonts w:ascii="Calibri" w:hAnsi="Calibri"/>
            <w:lang w:val="en-US"/>
          </w:rPr>
          <w:t xml:space="preserve"> be relevant to the scientific community. </w:t>
        </w:r>
      </w:ins>
      <w:ins w:id="78" w:author="Thomas Kapral" w:date="2022-04-11T14:39:00Z">
        <w:r w:rsidRPr="2490307A">
          <w:rPr>
            <w:rFonts w:ascii="Calibri" w:hAnsi="Calibri"/>
            <w:lang w:val="en-US"/>
          </w:rPr>
          <w:t>What do they want to inspire?</w:t>
        </w:r>
      </w:ins>
    </w:p>
    <w:p w14:paraId="11E5B247" w14:textId="3A847271" w:rsidR="005665BB" w:rsidRPr="00AE20A9" w:rsidRDefault="005665BB" w:rsidP="00E259CE">
      <w:pPr>
        <w:rPr>
          <w:ins w:id="79" w:author="Thomas Kapral" w:date="2022-04-12T07:34:00Z"/>
          <w:lang w:val="en-US"/>
        </w:rPr>
      </w:pPr>
      <w:r w:rsidRPr="29DD5717">
        <w:rPr>
          <w:lang w:val="en-US"/>
        </w:rPr>
        <w:br w:type="page"/>
      </w:r>
      <w:ins w:id="80" w:author="Thomas Kapral" w:date="2022-04-12T13:10:00Z">
        <w:r w:rsidR="29DD5717" w:rsidRPr="29DD5717">
          <w:rPr>
            <w:lang w:val="en-US"/>
          </w:rPr>
          <w:lastRenderedPageBreak/>
          <w:t>2.” Extended</w:t>
        </w:r>
      </w:ins>
      <w:ins w:id="81" w:author="Thomas Kapral" w:date="2022-04-12T07:34:00Z">
        <w:r w:rsidR="29DD5717" w:rsidRPr="29DD5717">
          <w:rPr>
            <w:lang w:val="en-US"/>
          </w:rPr>
          <w:t xml:space="preserve"> Introduction – On the statistical background of FIMO"</w:t>
        </w:r>
      </w:ins>
    </w:p>
    <w:p w14:paraId="43D1A1D6" w14:textId="19054ACA" w:rsidR="29DD5717" w:rsidRDefault="29DD5717" w:rsidP="29DD5717">
      <w:pPr>
        <w:rPr>
          <w:ins w:id="82" w:author="Thomas Kapral" w:date="2022-04-12T08:53:00Z"/>
          <w:rFonts w:ascii="Calibri" w:hAnsi="Calibri"/>
          <w:lang w:val="en-US"/>
        </w:rPr>
      </w:pPr>
      <w:ins w:id="83" w:author="Thomas Kapral" w:date="2022-04-12T07:34:00Z">
        <w:r w:rsidRPr="29DD5717">
          <w:rPr>
            <w:rFonts w:ascii="Calibri" w:hAnsi="Calibri"/>
            <w:lang w:val="en-US"/>
          </w:rPr>
          <w:t xml:space="preserve">- place </w:t>
        </w:r>
      </w:ins>
      <w:ins w:id="84" w:author="Thomas Kapral" w:date="2022-04-12T08:52:00Z">
        <w:r w:rsidRPr="29DD5717">
          <w:rPr>
            <w:rFonts w:ascii="Calibri" w:hAnsi="Calibri"/>
            <w:lang w:val="en-US"/>
          </w:rPr>
          <w:t xml:space="preserve">yellow </w:t>
        </w:r>
      </w:ins>
      <w:ins w:id="85" w:author="Thomas Kapral" w:date="2022-04-12T07:34:00Z">
        <w:r w:rsidRPr="29DD5717">
          <w:rPr>
            <w:rFonts w:ascii="Calibri" w:hAnsi="Calibri"/>
            <w:lang w:val="en-US"/>
          </w:rPr>
          <w:t>marked sections (see below)</w:t>
        </w:r>
      </w:ins>
    </w:p>
    <w:p w14:paraId="36467699" w14:textId="3E646B30" w:rsidR="29DD5717" w:rsidRDefault="29DD5717" w:rsidP="29DD5717">
      <w:pPr>
        <w:rPr>
          <w:ins w:id="86" w:author="Thomas Kapral" w:date="2022-04-12T13:08:00Z"/>
          <w:rFonts w:ascii="Calibri" w:hAnsi="Calibri"/>
          <w:lang w:val="en-US"/>
        </w:rPr>
      </w:pPr>
      <w:ins w:id="87" w:author="Thomas Kapral" w:date="2022-04-12T08:53:00Z">
        <w:r w:rsidRPr="29DD5717">
          <w:rPr>
            <w:rFonts w:ascii="Calibri" w:hAnsi="Calibri"/>
            <w:lang w:val="en-US"/>
          </w:rPr>
          <w:t xml:space="preserve">- try to </w:t>
        </w:r>
      </w:ins>
      <w:ins w:id="88" w:author="Thomas Kapral" w:date="2022-04-12T08:54:00Z">
        <w:r w:rsidRPr="29DD5717">
          <w:rPr>
            <w:rFonts w:ascii="Calibri" w:hAnsi="Calibri"/>
            <w:lang w:val="en-US"/>
          </w:rPr>
          <w:t xml:space="preserve">be efficient and short in phrasing. </w:t>
        </w:r>
      </w:ins>
      <w:ins w:id="89" w:author="Thomas Kapral" w:date="2022-04-12T08:53:00Z">
        <w:r w:rsidRPr="29DD5717">
          <w:rPr>
            <w:rFonts w:ascii="Calibri" w:hAnsi="Calibri"/>
            <w:lang w:val="en-US"/>
          </w:rPr>
          <w:t>Use passive and formal language as far as applicable</w:t>
        </w:r>
      </w:ins>
    </w:p>
    <w:p w14:paraId="38337F8A" w14:textId="569733F6" w:rsidR="29DD5717" w:rsidRDefault="29DD5717" w:rsidP="29DD5717">
      <w:pPr>
        <w:rPr>
          <w:rFonts w:ascii="Calibri" w:hAnsi="Calibri"/>
          <w:lang w:val="en-US"/>
        </w:rPr>
      </w:pPr>
      <w:ins w:id="90" w:author="Thomas Kapral" w:date="2022-04-12T13:08:00Z">
        <w:r w:rsidRPr="29DD5717">
          <w:rPr>
            <w:rFonts w:ascii="Calibri" w:hAnsi="Calibri"/>
            <w:lang w:val="en-US"/>
          </w:rPr>
          <w:t xml:space="preserve">- </w:t>
        </w:r>
      </w:ins>
      <w:ins w:id="91" w:author="Thomas Kapral" w:date="2022-04-12T13:09:00Z">
        <w:r w:rsidRPr="29DD5717">
          <w:rPr>
            <w:rFonts w:ascii="Calibri" w:hAnsi="Calibri"/>
            <w:lang w:val="en-US"/>
          </w:rPr>
          <w:t>(</w:t>
        </w:r>
      </w:ins>
      <w:ins w:id="92" w:author="Thomas Kapral" w:date="2022-04-12T13:08:00Z">
        <w:r w:rsidRPr="29DD5717">
          <w:rPr>
            <w:rFonts w:ascii="Calibri" w:hAnsi="Calibri"/>
            <w:lang w:val="en-US"/>
          </w:rPr>
          <w:t>basically, the title of this section c</w:t>
        </w:r>
      </w:ins>
      <w:ins w:id="93" w:author="Thomas Kapral" w:date="2022-04-12T13:09:00Z">
        <w:r w:rsidRPr="29DD5717">
          <w:rPr>
            <w:rFonts w:ascii="Calibri" w:hAnsi="Calibri"/>
            <w:lang w:val="en-US"/>
          </w:rPr>
          <w:t xml:space="preserve">onveys the self-explanatory info to readers (professors) that this is a bonus section, indicating your extra work. It does not need to meet </w:t>
        </w:r>
      </w:ins>
      <w:ins w:id="94" w:author="Thomas Kapral" w:date="2022-04-12T13:10:00Z">
        <w:r w:rsidRPr="29DD5717">
          <w:rPr>
            <w:rFonts w:ascii="Calibri" w:hAnsi="Calibri"/>
            <w:lang w:val="en-US"/>
          </w:rPr>
          <w:t>publication standards/forms)</w:t>
        </w:r>
      </w:ins>
    </w:p>
    <w:p w14:paraId="6B8EBE7D" w14:textId="0CF47B24" w:rsidR="00150772" w:rsidRPr="00AE20A9" w:rsidRDefault="29DD5717" w:rsidP="29DD5717">
      <w:pPr>
        <w:pStyle w:val="Heading1"/>
        <w:rPr>
          <w:rFonts w:cstheme="majorBidi"/>
          <w:lang w:val="en-US"/>
        </w:rPr>
      </w:pPr>
      <w:bookmarkStart w:id="95" w:name="_Toc100003480"/>
      <w:r w:rsidRPr="29DD5717">
        <w:rPr>
          <w:rFonts w:cstheme="majorBidi"/>
          <w:lang w:val="en-US"/>
        </w:rPr>
        <w:t xml:space="preserve">Materials and </w:t>
      </w:r>
      <w:commentRangeStart w:id="96"/>
      <w:r w:rsidRPr="29DD5717">
        <w:rPr>
          <w:rFonts w:cstheme="majorBidi"/>
          <w:lang w:val="en-US"/>
        </w:rPr>
        <w:t>Methods</w:t>
      </w:r>
      <w:bookmarkEnd w:id="95"/>
      <w:commentRangeEnd w:id="96"/>
      <w:r w:rsidR="00150772">
        <w:rPr>
          <w:rStyle w:val="CommentReference"/>
        </w:rPr>
        <w:commentReference w:id="96"/>
      </w:r>
    </w:p>
    <w:p w14:paraId="5E2EB5D9" w14:textId="2D1F8A56" w:rsidR="00150772" w:rsidRPr="00AE20A9" w:rsidRDefault="29DD5717" w:rsidP="005C30BA">
      <w:pPr>
        <w:pStyle w:val="Heading2"/>
        <w:rPr>
          <w:lang w:val="en-US"/>
        </w:rPr>
      </w:pPr>
      <w:bookmarkStart w:id="97" w:name="_Toc100003481"/>
      <w:r w:rsidRPr="29DD5717">
        <w:rPr>
          <w:lang w:val="en-US"/>
        </w:rPr>
        <w:t>Dat</w:t>
      </w:r>
      <w:commentRangeStart w:id="98"/>
      <w:r w:rsidRPr="29DD5717">
        <w:rPr>
          <w:lang w:val="en-US"/>
        </w:rPr>
        <w:t>asets</w:t>
      </w:r>
      <w:bookmarkEnd w:id="97"/>
      <w:commentRangeEnd w:id="98"/>
      <w:r w:rsidR="00150772">
        <w:rPr>
          <w:rStyle w:val="CommentReference"/>
        </w:rPr>
        <w:commentReference w:id="98"/>
      </w:r>
    </w:p>
    <w:p w14:paraId="50DD230D" w14:textId="7A758CFD" w:rsidR="0054697C" w:rsidRPr="00AE20A9" w:rsidRDefault="0054697C" w:rsidP="00150772">
      <w:pPr>
        <w:rPr>
          <w:rFonts w:cstheme="majorHAnsi"/>
          <w:lang w:val="en-US"/>
        </w:rPr>
      </w:pPr>
    </w:p>
    <w:p w14:paraId="41032A29" w14:textId="14E753CE" w:rsidR="00150772" w:rsidRPr="00AE20A9" w:rsidRDefault="0059560C" w:rsidP="2490307A">
      <w:pPr>
        <w:rPr>
          <w:ins w:id="99" w:author="Thomas Kapral" w:date="2022-04-11T14:41:00Z"/>
          <w:rFonts w:cstheme="majorBidi"/>
          <w:lang w:val="en-US"/>
        </w:rPr>
      </w:pPr>
      <w:del w:id="100" w:author="Thomas Kapral" w:date="2022-04-11T14:19:00Z">
        <w:r w:rsidRPr="2490307A" w:rsidDel="2490307A">
          <w:rPr>
            <w:rFonts w:cstheme="majorBidi"/>
            <w:lang w:val="en-US"/>
          </w:rPr>
          <w:delText>As my analysis is based on the work of Arthur Theue</w:delText>
        </w:r>
      </w:del>
      <w:r w:rsidRPr="2490307A">
        <w:rPr>
          <w:rFonts w:cstheme="majorBidi"/>
          <w:lang w:val="en-US"/>
        </w:rPr>
        <w:t>r</w:t>
      </w:r>
      <w:sdt>
        <w:sdtPr>
          <w:rPr>
            <w:rFonts w:cstheme="majorBidi"/>
            <w:lang w:val="en-US"/>
          </w:rPr>
          <w:id w:val="-793441324"/>
          <w:placeholder>
            <w:docPart w:val="DefaultPlaceholder_1081868574"/>
          </w:placeholder>
          <w:citation/>
        </w:sdtPr>
        <w:sdtEndPr/>
        <w:sdtContent>
          <w:r w:rsidR="00FF1E85" w:rsidRPr="2490307A">
            <w:rPr>
              <w:rFonts w:cstheme="majorBidi"/>
              <w:lang w:val="en-US"/>
            </w:rPr>
            <w:fldChar w:fldCharType="begin"/>
          </w:r>
          <w:r w:rsidR="00FF1E85" w:rsidRPr="2490307A">
            <w:rPr>
              <w:rFonts w:cstheme="majorBidi"/>
              <w:lang w:val="en-US"/>
            </w:rPr>
            <w:instrText xml:space="preserve"> CITATION Art22 \l 3079 </w:instrText>
          </w:r>
          <w:r w:rsidR="00FF1E85" w:rsidRPr="2490307A">
            <w:rPr>
              <w:rFonts w:cstheme="majorBidi"/>
              <w:lang w:val="en-US"/>
            </w:rPr>
            <w:fldChar w:fldCharType="separate"/>
          </w:r>
          <w:r w:rsidR="00332F35" w:rsidRPr="2490307A">
            <w:rPr>
              <w:rFonts w:cstheme="majorBidi"/>
              <w:noProof/>
              <w:lang w:val="en-US"/>
            </w:rPr>
            <w:t xml:space="preserve"> [3]</w:t>
          </w:r>
          <w:r w:rsidR="00FF1E85" w:rsidRPr="2490307A">
            <w:rPr>
              <w:rFonts w:cstheme="majorBidi"/>
              <w:lang w:val="en-US"/>
            </w:rPr>
            <w:fldChar w:fldCharType="end"/>
          </w:r>
        </w:sdtContent>
      </w:sdt>
      <w:r w:rsidR="00822E37" w:rsidRPr="2490307A">
        <w:rPr>
          <w:rFonts w:cstheme="majorBidi"/>
          <w:lang w:val="en-US"/>
        </w:rPr>
        <w:t xml:space="preserve">, </w:t>
      </w:r>
      <w:del w:id="101" w:author="Thomas Kapral" w:date="2022-04-11T14:19:00Z">
        <w:r w:rsidRPr="2490307A" w:rsidDel="2490307A">
          <w:rPr>
            <w:rFonts w:cstheme="majorBidi"/>
            <w:lang w:val="en-US"/>
          </w:rPr>
          <w:delText>the natural choice was to continue working with the data he was using. They have led to interesting results with the previous approaches, hence it is to be expected that my analysis, being a generalization of what came before, should point in the same direction. In my work, I focused on using position matrices to determine coverage of a set of RBPs over all sequences in the human, therefore I only used those portions of Arthur Theuer’s datasets that contained matrix d</w:delText>
        </w:r>
        <w:commentRangeStart w:id="102"/>
        <w:r w:rsidRPr="2490307A" w:rsidDel="2490307A">
          <w:rPr>
            <w:rFonts w:cstheme="majorBidi"/>
            <w:lang w:val="en-US"/>
          </w:rPr>
          <w:delText>ata.</w:delText>
        </w:r>
      </w:del>
      <w:commentRangeEnd w:id="102"/>
      <w:r>
        <w:rPr>
          <w:rStyle w:val="CommentReference"/>
        </w:rPr>
        <w:commentReference w:id="102"/>
      </w:r>
    </w:p>
    <w:p w14:paraId="26766926" w14:textId="64F45E97" w:rsidR="2490307A" w:rsidRDefault="2490307A" w:rsidP="2490307A">
      <w:pPr>
        <w:rPr>
          <w:ins w:id="103" w:author="Thomas Kapral" w:date="2022-04-11T14:41:00Z"/>
          <w:rFonts w:ascii="Calibri" w:hAnsi="Calibri"/>
          <w:lang w:val="en-US"/>
        </w:rPr>
      </w:pPr>
    </w:p>
    <w:p w14:paraId="56B2AB76" w14:textId="600C6CAC" w:rsidR="2490307A" w:rsidRDefault="2490307A">
      <w:pPr>
        <w:pStyle w:val="ListParagraph"/>
        <w:numPr>
          <w:ilvl w:val="0"/>
          <w:numId w:val="4"/>
        </w:numPr>
        <w:rPr>
          <w:ins w:id="104" w:author="Thomas Kapral" w:date="2022-04-11T15:29:00Z"/>
          <w:rFonts w:eastAsiaTheme="majorEastAsia" w:cstheme="majorBidi"/>
          <w:lang w:val="en-US"/>
        </w:rPr>
        <w:pPrChange w:id="105" w:author="Thomas Kapral" w:date="2022-04-11T14:42:00Z">
          <w:pPr/>
        </w:pPrChange>
      </w:pPr>
      <w:ins w:id="106" w:author="Thomas Kapral" w:date="2022-04-11T14:42:00Z">
        <w:r w:rsidRPr="2490307A">
          <w:rPr>
            <w:rFonts w:ascii="Calibri" w:hAnsi="Calibri" w:cstheme="majorBidi"/>
            <w:lang w:val="en-US"/>
          </w:rPr>
          <w:t>RNAco</w:t>
        </w:r>
        <w:commentRangeStart w:id="107"/>
        <w:r w:rsidRPr="2490307A">
          <w:rPr>
            <w:rFonts w:ascii="Calibri" w:hAnsi="Calibri" w:cstheme="majorBidi"/>
            <w:lang w:val="en-US"/>
          </w:rPr>
          <w:t>mpete</w:t>
        </w:r>
      </w:ins>
      <w:ins w:id="108" w:author="Thomas Kapral" w:date="2022-04-11T14:44:00Z">
        <w:r w:rsidRPr="2490307A">
          <w:rPr>
            <w:rFonts w:ascii="Calibri" w:hAnsi="Calibri" w:cstheme="majorBidi"/>
            <w:lang w:val="en-US"/>
          </w:rPr>
          <w:t>-data</w:t>
        </w:r>
      </w:ins>
      <w:commentRangeEnd w:id="107"/>
      <w:r>
        <w:rPr>
          <w:rStyle w:val="CommentReference"/>
        </w:rPr>
        <w:commentReference w:id="107"/>
      </w:r>
    </w:p>
    <w:p w14:paraId="62F9F89C" w14:textId="0EC51255" w:rsidR="2490307A" w:rsidRDefault="2490307A">
      <w:pPr>
        <w:pStyle w:val="ListParagraph"/>
        <w:numPr>
          <w:ilvl w:val="1"/>
          <w:numId w:val="4"/>
        </w:numPr>
        <w:rPr>
          <w:ins w:id="109" w:author="Thomas Kapral" w:date="2022-04-11T14:42:00Z"/>
          <w:lang w:val="en-US"/>
        </w:rPr>
        <w:pPrChange w:id="110" w:author="Thomas Kapral" w:date="2022-04-11T15:29:00Z">
          <w:pPr/>
        </w:pPrChange>
      </w:pPr>
      <w:ins w:id="111" w:author="Thomas Kapral" w:date="2022-04-11T15:29:00Z">
        <w:r w:rsidRPr="2490307A">
          <w:rPr>
            <w:rFonts w:ascii="Calibri" w:hAnsi="Calibri" w:cstheme="majorBidi"/>
            <w:lang w:val="en-US"/>
          </w:rPr>
          <w:t>for every source (if more than one):</w:t>
        </w:r>
      </w:ins>
    </w:p>
    <w:p w14:paraId="6AEF910C" w14:textId="29B4732B" w:rsidR="2490307A" w:rsidRDefault="2490307A">
      <w:pPr>
        <w:pStyle w:val="ListParagraph"/>
        <w:numPr>
          <w:ilvl w:val="2"/>
          <w:numId w:val="4"/>
        </w:numPr>
        <w:rPr>
          <w:ins w:id="112" w:author="Thomas Kapral" w:date="2022-04-11T15:05:00Z"/>
          <w:lang w:val="en-US"/>
        </w:rPr>
        <w:pPrChange w:id="113" w:author="Thomas Kapral" w:date="2022-04-11T15:29:00Z">
          <w:pPr/>
        </w:pPrChange>
      </w:pPr>
      <w:ins w:id="114" w:author="Thomas Kapral" w:date="2022-04-11T14:42:00Z">
        <w:r w:rsidRPr="2490307A">
          <w:rPr>
            <w:rFonts w:ascii="Calibri" w:hAnsi="Calibri" w:cstheme="majorBidi"/>
            <w:lang w:val="en-US"/>
          </w:rPr>
          <w:t>where downloaded</w:t>
        </w:r>
      </w:ins>
      <w:ins w:id="115" w:author="Thomas Kapral" w:date="2022-04-11T15:28:00Z">
        <w:r w:rsidRPr="2490307A">
          <w:rPr>
            <w:rFonts w:ascii="Calibri" w:hAnsi="Calibri" w:cstheme="majorBidi"/>
            <w:lang w:val="en-US"/>
          </w:rPr>
          <w:t xml:space="preserve"> (possibly give link)</w:t>
        </w:r>
      </w:ins>
      <w:ins w:id="116" w:author="Thomas Kapral" w:date="2022-04-11T14:42:00Z">
        <w:r w:rsidRPr="2490307A">
          <w:rPr>
            <w:rFonts w:ascii="Calibri" w:hAnsi="Calibri" w:cstheme="majorBidi"/>
            <w:lang w:val="en-US"/>
          </w:rPr>
          <w:t>, what does it cover</w:t>
        </w:r>
      </w:ins>
      <w:ins w:id="117" w:author="Thomas Kapral" w:date="2022-04-11T15:04:00Z">
        <w:r w:rsidRPr="2490307A">
          <w:rPr>
            <w:rFonts w:ascii="Calibri" w:hAnsi="Calibri" w:cstheme="majorBidi"/>
            <w:lang w:val="en-US"/>
          </w:rPr>
          <w:t xml:space="preserve"> (how many species, </w:t>
        </w:r>
      </w:ins>
      <w:ins w:id="118" w:author="Thomas Kapral" w:date="2022-04-11T15:05:00Z">
        <w:r w:rsidRPr="2490307A">
          <w:rPr>
            <w:rFonts w:ascii="Calibri" w:hAnsi="Calibri" w:cstheme="majorBidi"/>
            <w:lang w:val="en-US"/>
          </w:rPr>
          <w:t xml:space="preserve">how many RBPs for </w:t>
        </w:r>
        <w:proofErr w:type="gramStart"/>
        <w:r w:rsidRPr="2490307A">
          <w:rPr>
            <w:rFonts w:ascii="Calibri" w:hAnsi="Calibri" w:cstheme="majorBidi"/>
            <w:lang w:val="en-US"/>
          </w:rPr>
          <w:t>human?,</w:t>
        </w:r>
        <w:proofErr w:type="gramEnd"/>
        <w:r w:rsidRPr="2490307A">
          <w:rPr>
            <w:rFonts w:ascii="Calibri" w:hAnsi="Calibri" w:cstheme="majorBidi"/>
            <w:lang w:val="en-US"/>
          </w:rPr>
          <w:t xml:space="preserve"> how many motifs per RBP? how long are motifs?)</w:t>
        </w:r>
      </w:ins>
      <w:ins w:id="119" w:author="Thomas Kapral" w:date="2022-04-11T14:42:00Z">
        <w:r w:rsidRPr="2490307A">
          <w:rPr>
            <w:rFonts w:ascii="Calibri" w:hAnsi="Calibri" w:cstheme="majorBidi"/>
            <w:lang w:val="en-US"/>
          </w:rPr>
          <w:t>, what filtering was applied (human?), what does it cover in the end?</w:t>
        </w:r>
      </w:ins>
      <w:ins w:id="120" w:author="Thomas Kapral" w:date="2022-04-11T15:05:00Z">
        <w:r w:rsidRPr="2490307A">
          <w:rPr>
            <w:rFonts w:ascii="Calibri" w:hAnsi="Calibri" w:cstheme="majorBidi"/>
            <w:lang w:val="en-US"/>
          </w:rPr>
          <w:t xml:space="preserve"> (how many RBPs)</w:t>
        </w:r>
      </w:ins>
    </w:p>
    <w:p w14:paraId="6076D417" w14:textId="00B2ADFE" w:rsidR="2490307A" w:rsidRDefault="2490307A">
      <w:pPr>
        <w:pStyle w:val="ListParagraph"/>
        <w:numPr>
          <w:ilvl w:val="1"/>
          <w:numId w:val="4"/>
        </w:numPr>
        <w:rPr>
          <w:ins w:id="121" w:author="Thomas Kapral" w:date="2022-04-11T15:29:00Z"/>
          <w:lang w:val="en-US"/>
        </w:rPr>
        <w:pPrChange w:id="122" w:author="Thomas Kapral" w:date="2022-04-11T15:05:00Z">
          <w:pPr/>
        </w:pPrChange>
      </w:pPr>
      <w:ins w:id="123" w:author="Thomas Kapral" w:date="2022-04-11T15:05:00Z">
        <w:r w:rsidRPr="2490307A">
          <w:rPr>
            <w:rFonts w:ascii="Calibri" w:hAnsi="Calibri" w:cstheme="majorBidi"/>
            <w:lang w:val="en-US"/>
          </w:rPr>
          <w:t xml:space="preserve">This should be </w:t>
        </w:r>
      </w:ins>
      <w:ins w:id="124" w:author="Thomas Kapral" w:date="2022-04-11T15:28:00Z">
        <w:r w:rsidRPr="2490307A">
          <w:rPr>
            <w:rFonts w:ascii="Calibri" w:hAnsi="Calibri" w:cstheme="majorBidi"/>
            <w:lang w:val="en-US"/>
          </w:rPr>
          <w:t xml:space="preserve">concise </w:t>
        </w:r>
      </w:ins>
      <w:ins w:id="125" w:author="Thomas Kapral" w:date="2022-04-11T15:06:00Z">
        <w:r w:rsidRPr="2490307A">
          <w:rPr>
            <w:rFonts w:ascii="Calibri" w:hAnsi="Calibri" w:cstheme="majorBidi"/>
            <w:lang w:val="en-US"/>
          </w:rPr>
          <w:t>float text. No bullet points. Use passive! (no first person)</w:t>
        </w:r>
      </w:ins>
    </w:p>
    <w:p w14:paraId="22D2BA17" w14:textId="6DE180D6" w:rsidR="2490307A" w:rsidRDefault="29DD5717">
      <w:pPr>
        <w:pStyle w:val="ListParagraph"/>
        <w:numPr>
          <w:ilvl w:val="1"/>
          <w:numId w:val="4"/>
        </w:numPr>
        <w:rPr>
          <w:ins w:id="126" w:author="Thomas Kapral" w:date="2022-04-12T12:56:00Z"/>
          <w:lang w:val="en-US"/>
        </w:rPr>
        <w:pPrChange w:id="127" w:author="Thomas Kapral" w:date="2022-04-11T15:29:00Z">
          <w:pPr/>
        </w:pPrChange>
      </w:pPr>
      <w:ins w:id="128" w:author="Thomas Kapral" w:date="2022-04-11T15:29:00Z">
        <w:r w:rsidRPr="29DD5717">
          <w:rPr>
            <w:rFonts w:ascii="Calibri" w:hAnsi="Calibri" w:cstheme="majorBidi"/>
            <w:lang w:val="en-US"/>
          </w:rPr>
          <w:t>how was data joined? (if applicable)</w:t>
        </w:r>
      </w:ins>
    </w:p>
    <w:p w14:paraId="7F611EC4" w14:textId="73CF3EC3" w:rsidR="2490307A" w:rsidRDefault="29DD5717">
      <w:pPr>
        <w:pStyle w:val="ListParagraph"/>
        <w:numPr>
          <w:ilvl w:val="0"/>
          <w:numId w:val="4"/>
        </w:numPr>
        <w:rPr>
          <w:ins w:id="129" w:author="Thomas Kapral" w:date="2022-04-11T14:43:00Z"/>
          <w:rFonts w:eastAsiaTheme="majorEastAsia" w:cstheme="majorBidi"/>
          <w:lang w:val="en-US"/>
        </w:rPr>
        <w:pPrChange w:id="130" w:author="Thomas Kapral" w:date="2022-04-12T12:57:00Z">
          <w:pPr/>
        </w:pPrChange>
      </w:pPr>
      <w:ins w:id="131" w:author="Thomas Kapral" w:date="2022-04-11T14:42:00Z">
        <w:r w:rsidRPr="29DD5717">
          <w:rPr>
            <w:rFonts w:ascii="Calibri" w:hAnsi="Calibri" w:cstheme="majorBidi"/>
            <w:lang w:val="en-US"/>
          </w:rPr>
          <w:t>SELEX</w:t>
        </w:r>
      </w:ins>
    </w:p>
    <w:p w14:paraId="7737CD85" w14:textId="1A0C2C95" w:rsidR="2490307A" w:rsidRDefault="2490307A">
      <w:pPr>
        <w:pStyle w:val="ListParagraph"/>
        <w:numPr>
          <w:ilvl w:val="1"/>
          <w:numId w:val="4"/>
        </w:numPr>
        <w:rPr>
          <w:ins w:id="132" w:author="Thomas Kapral" w:date="2022-04-11T14:42:00Z"/>
          <w:lang w:val="en-US"/>
        </w:rPr>
        <w:pPrChange w:id="133" w:author="Thomas Kapral" w:date="2022-04-11T14:43:00Z">
          <w:pPr/>
        </w:pPrChange>
      </w:pPr>
      <w:ins w:id="134" w:author="Thomas Kapral" w:date="2022-04-11T14:43:00Z">
        <w:r w:rsidRPr="2490307A">
          <w:rPr>
            <w:rFonts w:ascii="Calibri" w:hAnsi="Calibri" w:cstheme="majorBidi"/>
            <w:lang w:val="en-US"/>
          </w:rPr>
          <w:t>same</w:t>
        </w:r>
      </w:ins>
    </w:p>
    <w:p w14:paraId="3C2688B1" w14:textId="24FDFE59" w:rsidR="2490307A" w:rsidRDefault="2490307A">
      <w:pPr>
        <w:pStyle w:val="ListParagraph"/>
        <w:numPr>
          <w:ilvl w:val="0"/>
          <w:numId w:val="4"/>
        </w:numPr>
        <w:rPr>
          <w:ins w:id="135" w:author="Thomas Kapral" w:date="2022-04-11T15:06:00Z"/>
          <w:lang w:val="en-US"/>
        </w:rPr>
        <w:pPrChange w:id="136" w:author="Thomas Kapral" w:date="2022-04-11T14:42:00Z">
          <w:pPr/>
        </w:pPrChange>
      </w:pPr>
      <w:ins w:id="137" w:author="Thomas Kapral" w:date="2022-04-11T14:42:00Z">
        <w:r w:rsidRPr="2490307A">
          <w:rPr>
            <w:rFonts w:ascii="Calibri" w:hAnsi="Calibri" w:cstheme="majorBidi"/>
            <w:lang w:val="en-US"/>
          </w:rPr>
          <w:t>HT-SELEX</w:t>
        </w:r>
      </w:ins>
    </w:p>
    <w:p w14:paraId="44078055" w14:textId="3904DC1B" w:rsidR="2490307A" w:rsidRDefault="2490307A">
      <w:pPr>
        <w:pStyle w:val="ListParagraph"/>
        <w:numPr>
          <w:ilvl w:val="1"/>
          <w:numId w:val="4"/>
        </w:numPr>
        <w:rPr>
          <w:lang w:val="en-US"/>
        </w:rPr>
        <w:pPrChange w:id="138" w:author="Thomas Kapral" w:date="2022-04-11T15:06:00Z">
          <w:pPr/>
        </w:pPrChange>
      </w:pPr>
      <w:ins w:id="139" w:author="Thomas Kapral" w:date="2022-04-11T15:06:00Z">
        <w:r w:rsidRPr="2490307A">
          <w:rPr>
            <w:rFonts w:ascii="Calibri" w:hAnsi="Calibri" w:cstheme="majorBidi"/>
            <w:lang w:val="en-US"/>
          </w:rPr>
          <w:t>same</w:t>
        </w:r>
      </w:ins>
    </w:p>
    <w:p w14:paraId="54B1B251" w14:textId="451C1920" w:rsidR="00C81AA1" w:rsidRPr="00AE20A9" w:rsidRDefault="00150772" w:rsidP="00C81AA1">
      <w:pPr>
        <w:pStyle w:val="Heading3"/>
        <w:rPr>
          <w:lang w:val="en-US"/>
        </w:rPr>
      </w:pPr>
      <w:bookmarkStart w:id="140" w:name="_Toc100003482"/>
      <w:commentRangeStart w:id="141"/>
      <w:proofErr w:type="spellStart"/>
      <w:r w:rsidRPr="00AE20A9">
        <w:rPr>
          <w:lang w:val="en-US"/>
        </w:rPr>
        <w:t>ATtRACT</w:t>
      </w:r>
      <w:proofErr w:type="spellEnd"/>
      <w:r w:rsidR="00147172" w:rsidRPr="00AE20A9">
        <w:rPr>
          <w:lang w:val="en-US"/>
        </w:rPr>
        <w:t xml:space="preserve"> (2016)</w:t>
      </w:r>
      <w:commentRangeEnd w:id="141"/>
      <w:r w:rsidR="00E259CE" w:rsidRPr="00AE20A9">
        <w:rPr>
          <w:rStyle w:val="CommentReference"/>
          <w:color w:val="auto"/>
          <w:lang w:val="en-US"/>
        </w:rPr>
        <w:commentReference w:id="141"/>
      </w:r>
      <w:r w:rsidR="00B92606" w:rsidRPr="00AE20A9">
        <w:rPr>
          <w:lang w:val="en-US"/>
        </w:rPr>
        <w:t xml:space="preserve"> </w:t>
      </w:r>
      <w:sdt>
        <w:sdtPr>
          <w:rPr>
            <w:lang w:val="en-US"/>
          </w:rPr>
          <w:id w:val="-925413351"/>
          <w:citation/>
        </w:sdtPr>
        <w:sdtEndPr/>
        <w:sdtContent>
          <w:r w:rsidR="00B10808" w:rsidRPr="00AE20A9">
            <w:rPr>
              <w:lang w:val="en-US"/>
            </w:rPr>
            <w:fldChar w:fldCharType="begin"/>
          </w:r>
          <w:r w:rsidR="00B10808" w:rsidRPr="00AE20A9">
            <w:rPr>
              <w:lang w:val="en-US"/>
            </w:rPr>
            <w:instrText xml:space="preserve"> CITATION Giu16 \l 3079 </w:instrText>
          </w:r>
          <w:r w:rsidR="00B10808" w:rsidRPr="00AE20A9">
            <w:rPr>
              <w:lang w:val="en-US"/>
            </w:rPr>
            <w:fldChar w:fldCharType="separate"/>
          </w:r>
          <w:r w:rsidR="00332F35" w:rsidRPr="00332F35">
            <w:rPr>
              <w:noProof/>
              <w:lang w:val="en-US"/>
            </w:rPr>
            <w:t>[1]</w:t>
          </w:r>
          <w:r w:rsidR="00B10808" w:rsidRPr="00AE20A9">
            <w:rPr>
              <w:lang w:val="en-US"/>
            </w:rPr>
            <w:fldChar w:fldCharType="end"/>
          </w:r>
        </w:sdtContent>
      </w:sdt>
      <w:bookmarkEnd w:id="140"/>
    </w:p>
    <w:p w14:paraId="7B804F9C" w14:textId="0D210B15" w:rsidR="00150772" w:rsidRPr="00AE20A9" w:rsidRDefault="2490307A" w:rsidP="2490307A">
      <w:pPr>
        <w:rPr>
          <w:rFonts w:cstheme="majorBidi"/>
          <w:lang w:val="en-US"/>
        </w:rPr>
      </w:pPr>
      <w:proofErr w:type="spellStart"/>
      <w:r w:rsidRPr="2490307A">
        <w:rPr>
          <w:rFonts w:cstheme="majorBidi"/>
          <w:lang w:val="en-US"/>
        </w:rPr>
        <w:t>ATtRACT</w:t>
      </w:r>
      <w:proofErr w:type="spellEnd"/>
      <w:r w:rsidRPr="2490307A">
        <w:rPr>
          <w:rFonts w:cstheme="majorBidi"/>
          <w:lang w:val="en-US"/>
        </w:rPr>
        <w:t xml:space="preserve"> is a project by </w:t>
      </w:r>
      <w:proofErr w:type="spellStart"/>
      <w:r w:rsidRPr="2490307A">
        <w:rPr>
          <w:rFonts w:cstheme="majorBidi"/>
          <w:lang w:val="en-US"/>
        </w:rPr>
        <w:t>Guidice</w:t>
      </w:r>
      <w:proofErr w:type="spellEnd"/>
      <w:r w:rsidRPr="2490307A">
        <w:rPr>
          <w:rFonts w:cstheme="majorBidi"/>
          <w:lang w:val="en-US"/>
        </w:rPr>
        <w:t xml:space="preserve"> et al. </w:t>
      </w:r>
      <w:del w:id="142" w:author="Thomas Kapral" w:date="2022-04-11T14:54:00Z">
        <w:r w:rsidR="00150772" w:rsidRPr="2490307A" w:rsidDel="2490307A">
          <w:rPr>
            <w:rFonts w:cstheme="majorBidi"/>
            <w:lang w:val="en-US"/>
          </w:rPr>
          <w:delText>aiming to unify a series of different resources for information on RNA binding proteins and experimentally determined binding motifs</w:delText>
        </w:r>
      </w:del>
      <w:r w:rsidRPr="2490307A">
        <w:rPr>
          <w:rFonts w:cstheme="majorBidi"/>
          <w:lang w:val="en-US"/>
        </w:rPr>
        <w:t xml:space="preserve">. </w:t>
      </w:r>
      <w:del w:id="143" w:author="Thomas Kapral" w:date="2022-04-11T14:54:00Z">
        <w:r w:rsidR="00150772" w:rsidRPr="2490307A" w:rsidDel="2490307A">
          <w:rPr>
            <w:rFonts w:cstheme="majorBidi"/>
            <w:lang w:val="en-US"/>
          </w:rPr>
          <w:delText xml:space="preserve">For this, </w:delText>
        </w:r>
      </w:del>
      <w:r w:rsidRPr="2490307A">
        <w:rPr>
          <w:rFonts w:cstheme="majorBidi"/>
          <w:lang w:val="en-US"/>
        </w:rPr>
        <w:t xml:space="preserve">the database </w:t>
      </w:r>
      <w:proofErr w:type="spellStart"/>
      <w:r w:rsidRPr="2490307A">
        <w:rPr>
          <w:rFonts w:cstheme="majorBidi"/>
          <w:lang w:val="en-US"/>
        </w:rPr>
        <w:t>ATtRACT</w:t>
      </w:r>
      <w:proofErr w:type="spellEnd"/>
      <w:r w:rsidRPr="2490307A">
        <w:rPr>
          <w:rFonts w:cstheme="majorBidi"/>
          <w:lang w:val="en-US"/>
        </w:rPr>
        <w:t xml:space="preserve"> </w:t>
      </w:r>
      <w:del w:id="144" w:author="Thomas Kapral" w:date="2022-04-11T14:54:00Z">
        <w:r w:rsidR="00150772" w:rsidRPr="2490307A" w:rsidDel="2490307A">
          <w:rPr>
            <w:rFonts w:cstheme="majorBidi"/>
            <w:lang w:val="en-US"/>
          </w:rPr>
          <w:lastRenderedPageBreak/>
          <w:delText>has been created</w:delText>
        </w:r>
      </w:del>
      <w:r w:rsidRPr="2490307A">
        <w:rPr>
          <w:rFonts w:cstheme="majorBidi"/>
          <w:lang w:val="en-US"/>
        </w:rPr>
        <w:t xml:space="preserve">, </w:t>
      </w:r>
      <w:del w:id="145" w:author="Thomas Kapral" w:date="2022-04-11T14:54:00Z">
        <w:r w:rsidR="00150772" w:rsidRPr="2490307A" w:rsidDel="2490307A">
          <w:rPr>
            <w:rFonts w:cstheme="majorBidi"/>
            <w:lang w:val="en-US"/>
          </w:rPr>
          <w:delText xml:space="preserve">which </w:delText>
        </w:r>
      </w:del>
      <w:r w:rsidRPr="2490307A">
        <w:rPr>
          <w:rFonts w:cstheme="majorBidi"/>
          <w:lang w:val="en-US"/>
        </w:rPr>
        <w:t>holds information on 370 RNA binding proteins and 1583 RBP motifs from a grand total of 38 different organisms. The motifs vary in length between 4 and 12 nucleotides</w:t>
      </w:r>
    </w:p>
    <w:p w14:paraId="15C70D17" w14:textId="726EA59C" w:rsidR="007A3B0D" w:rsidRPr="00AE20A9" w:rsidRDefault="007A3B0D" w:rsidP="2490307A">
      <w:pPr>
        <w:rPr>
          <w:rFonts w:cstheme="majorBidi"/>
          <w:lang w:val="en-US"/>
        </w:rPr>
      </w:pPr>
      <w:del w:id="146" w:author="Thomas Kapral" w:date="2022-04-11T14:54:00Z">
        <w:r w:rsidRPr="2490307A" w:rsidDel="2490307A">
          <w:rPr>
            <w:rFonts w:cstheme="majorBidi"/>
            <w:lang w:val="en-US"/>
          </w:rPr>
          <w:delText>The data comes from the databases CISBP-RNA, SpliceAid-F and RBPDB. Not only has a unified database been created, but along with it a search algorithm, allowing for efficient search of motif occurrences in sequences.</w:delText>
        </w:r>
      </w:del>
      <w:r w:rsidR="2490307A" w:rsidRPr="2490307A">
        <w:rPr>
          <w:rFonts w:cstheme="majorBidi"/>
          <w:lang w:val="en-US"/>
        </w:rPr>
        <w:t xml:space="preserve"> </w:t>
      </w:r>
    </w:p>
    <w:p w14:paraId="50AAC4F1" w14:textId="41DBB370" w:rsidR="00822E37" w:rsidRPr="00AE20A9" w:rsidRDefault="00B5356C" w:rsidP="2490307A">
      <w:pPr>
        <w:pStyle w:val="ListParagraph"/>
        <w:numPr>
          <w:ilvl w:val="0"/>
          <w:numId w:val="9"/>
        </w:numPr>
        <w:rPr>
          <w:del w:id="147" w:author="Thomas Kapral" w:date="2022-04-11T14:57:00Z"/>
          <w:rFonts w:cstheme="majorBidi"/>
          <w:lang w:val="en-US"/>
        </w:rPr>
      </w:pPr>
      <w:del w:id="148" w:author="Thomas Kapral" w:date="2022-04-11T14:57:00Z">
        <w:r w:rsidRPr="2490307A" w:rsidDel="2490307A">
          <w:rPr>
            <w:rFonts w:cstheme="majorBidi"/>
            <w:lang w:val="en-US"/>
          </w:rPr>
          <w:delText>SELEX and RNAcompete have been extracted due to their high-quality scores</w:delText>
        </w:r>
      </w:del>
    </w:p>
    <w:p w14:paraId="73668297" w14:textId="678E46D0" w:rsidR="00544722" w:rsidRPr="00AE20A9" w:rsidRDefault="00544722" w:rsidP="2490307A">
      <w:pPr>
        <w:pStyle w:val="ListParagraph"/>
        <w:numPr>
          <w:ilvl w:val="0"/>
          <w:numId w:val="9"/>
        </w:numPr>
        <w:rPr>
          <w:del w:id="149" w:author="Thomas Kapral" w:date="2022-04-11T14:57:00Z"/>
          <w:rFonts w:cstheme="majorBidi"/>
          <w:lang w:val="en-US"/>
        </w:rPr>
      </w:pPr>
      <w:del w:id="150" w:author="Thomas Kapral" w:date="2022-04-11T14:57:00Z">
        <w:r w:rsidRPr="2490307A" w:rsidDel="2490307A">
          <w:rPr>
            <w:rFonts w:cstheme="majorBidi"/>
            <w:lang w:val="en-US"/>
          </w:rPr>
          <w:delText>PPMs have been created via alignment of the best-scoring motifs of each experiment;</w:delText>
        </w:r>
      </w:del>
    </w:p>
    <w:p w14:paraId="583F7B1E" w14:textId="51025249" w:rsidR="00DC0E7F" w:rsidRPr="00AE20A9" w:rsidRDefault="00DC0E7F" w:rsidP="2490307A">
      <w:pPr>
        <w:pStyle w:val="ListParagraph"/>
        <w:rPr>
          <w:del w:id="151" w:author="Thomas Kapral" w:date="2022-04-11T14:57:00Z"/>
          <w:rFonts w:cstheme="majorBidi"/>
          <w:lang w:val="en-US"/>
        </w:rPr>
      </w:pPr>
      <w:del w:id="152" w:author="Thomas Kapral" w:date="2022-04-11T14:57:00Z">
        <w:r w:rsidRPr="2490307A" w:rsidDel="2490307A">
          <w:rPr>
            <w:rFonts w:cstheme="majorBidi"/>
            <w:lang w:val="en-US"/>
          </w:rPr>
          <w:delText>IUPAC ambiguous letters are treated by counting each possibili</w:delText>
        </w:r>
        <w:commentRangeStart w:id="153"/>
        <w:r w:rsidRPr="2490307A" w:rsidDel="2490307A">
          <w:rPr>
            <w:rFonts w:cstheme="majorBidi"/>
            <w:lang w:val="en-US"/>
          </w:rPr>
          <w:delText>ty as equally likely</w:delText>
        </w:r>
      </w:del>
      <w:commentRangeEnd w:id="153"/>
      <w:r>
        <w:rPr>
          <w:rStyle w:val="CommentReference"/>
        </w:rPr>
        <w:commentReference w:id="153"/>
      </w:r>
    </w:p>
    <w:p w14:paraId="10A2ED24" w14:textId="0B2CAB5B" w:rsidR="00544722" w:rsidRPr="00AE20A9" w:rsidRDefault="2490307A" w:rsidP="2490307A">
      <w:pPr>
        <w:pStyle w:val="ListParagraph"/>
        <w:numPr>
          <w:ilvl w:val="0"/>
          <w:numId w:val="9"/>
        </w:numPr>
        <w:rPr>
          <w:rFonts w:cstheme="majorBidi"/>
          <w:lang w:val="en-US"/>
        </w:rPr>
      </w:pPr>
      <w:r w:rsidRPr="2490307A">
        <w:rPr>
          <w:rFonts w:cstheme="majorBidi"/>
          <w:lang w:val="en-US"/>
        </w:rPr>
        <w:t xml:space="preserve">In both RNAcompete and SELEX, a single protein </w:t>
      </w:r>
      <w:commentRangeStart w:id="154"/>
      <w:r w:rsidRPr="2490307A">
        <w:rPr>
          <w:rFonts w:cstheme="majorBidi"/>
          <w:lang w:val="en-US"/>
        </w:rPr>
        <w:t>can have</w:t>
      </w:r>
      <w:commentRangeEnd w:id="154"/>
      <w:r w:rsidR="00544722">
        <w:rPr>
          <w:rStyle w:val="CommentReference"/>
        </w:rPr>
        <w:commentReference w:id="154"/>
      </w:r>
      <w:r w:rsidRPr="2490307A">
        <w:rPr>
          <w:rFonts w:cstheme="majorBidi"/>
          <w:lang w:val="en-US"/>
        </w:rPr>
        <w:t xml:space="preserve"> multiple motifs:</w:t>
      </w:r>
    </w:p>
    <w:p w14:paraId="51A1D4C7" w14:textId="03A6E1F5" w:rsidR="00544722" w:rsidRPr="00AE20A9" w:rsidRDefault="00544722" w:rsidP="00544722">
      <w:pPr>
        <w:pStyle w:val="ListParagraph"/>
        <w:rPr>
          <w:rFonts w:cstheme="majorHAnsi"/>
          <w:lang w:val="en-US"/>
        </w:rPr>
      </w:pPr>
      <w:r w:rsidRPr="00AE20A9">
        <w:rPr>
          <w:rFonts w:cstheme="majorHAnsi"/>
          <w:lang w:val="en-US"/>
        </w:rPr>
        <w:t>RNAcompete 77 proteins and 96 motifs</w:t>
      </w:r>
    </w:p>
    <w:p w14:paraId="34371F50" w14:textId="5293B033" w:rsidR="00544722" w:rsidRPr="00AE20A9" w:rsidRDefault="00544722" w:rsidP="00544722">
      <w:pPr>
        <w:pStyle w:val="ListParagraph"/>
        <w:rPr>
          <w:rFonts w:cstheme="majorHAnsi"/>
          <w:lang w:val="en-US"/>
        </w:rPr>
      </w:pPr>
      <w:r w:rsidRPr="00AE20A9">
        <w:rPr>
          <w:rFonts w:cstheme="majorHAnsi"/>
          <w:lang w:val="en-US"/>
        </w:rPr>
        <w:t>SELEX 49 proteins and 69 motifs</w:t>
      </w:r>
    </w:p>
    <w:p w14:paraId="36F15529" w14:textId="5B9CF278" w:rsidR="006F1097" w:rsidRPr="00AE20A9" w:rsidRDefault="006F1097" w:rsidP="00150772">
      <w:pPr>
        <w:rPr>
          <w:rFonts w:cstheme="majorHAnsi"/>
          <w:lang w:val="en-US"/>
        </w:rPr>
      </w:pPr>
    </w:p>
    <w:p w14:paraId="2F0EBE89" w14:textId="24A53F00" w:rsidR="008D6168" w:rsidRPr="00AE20A9" w:rsidRDefault="2490307A" w:rsidP="2490307A">
      <w:pPr>
        <w:rPr>
          <w:rFonts w:cstheme="majorBidi"/>
          <w:lang w:val="en-US"/>
        </w:rPr>
      </w:pPr>
      <w:r w:rsidRPr="2490307A">
        <w:rPr>
          <w:rFonts w:cstheme="majorBidi"/>
          <w:lang w:val="en-US"/>
        </w:rPr>
        <w:t xml:space="preserve">From the </w:t>
      </w:r>
      <w:proofErr w:type="spellStart"/>
      <w:r w:rsidRPr="2490307A">
        <w:rPr>
          <w:rFonts w:cstheme="majorBidi"/>
          <w:lang w:val="en-US"/>
        </w:rPr>
        <w:t>ATtRACT</w:t>
      </w:r>
      <w:proofErr w:type="spellEnd"/>
      <w:r w:rsidRPr="2490307A">
        <w:rPr>
          <w:rFonts w:cstheme="majorBidi"/>
          <w:lang w:val="en-US"/>
        </w:rPr>
        <w:t xml:space="preserve"> database, the RNAcompete and SELEX parts were extracted due to thei</w:t>
      </w:r>
      <w:commentRangeStart w:id="155"/>
      <w:r w:rsidRPr="2490307A">
        <w:rPr>
          <w:rFonts w:cstheme="majorBidi"/>
          <w:lang w:val="en-US"/>
        </w:rPr>
        <w:t>r quality.</w:t>
      </w:r>
      <w:commentRangeEnd w:id="155"/>
      <w:r w:rsidR="00822E37">
        <w:rPr>
          <w:rStyle w:val="CommentReference"/>
        </w:rPr>
        <w:commentReference w:id="155"/>
      </w:r>
      <w:r w:rsidRPr="2490307A">
        <w:rPr>
          <w:rFonts w:cstheme="majorBidi"/>
          <w:lang w:val="en-US"/>
        </w:rPr>
        <w:t xml:space="preserve"> </w:t>
      </w:r>
      <w:del w:id="156" w:author="Thomas Kapral" w:date="2022-04-11T15:07:00Z">
        <w:r w:rsidR="00822E37" w:rsidRPr="2490307A" w:rsidDel="2490307A">
          <w:rPr>
            <w:rFonts w:cstheme="majorBidi"/>
            <w:lang w:val="en-US"/>
          </w:rPr>
          <w:delText xml:space="preserve">In RNAcompete, some proteins showed affinity for multiple significantly </w:delText>
        </w:r>
        <w:commentRangeStart w:id="157"/>
        <w:r w:rsidR="00822E37" w:rsidRPr="2490307A" w:rsidDel="2490307A">
          <w:rPr>
            <w:rFonts w:cstheme="majorBidi"/>
            <w:lang w:val="en-US"/>
          </w:rPr>
          <w:delText>different</w:delText>
        </w:r>
      </w:del>
      <w:commentRangeEnd w:id="157"/>
      <w:r w:rsidR="00822E37">
        <w:rPr>
          <w:rStyle w:val="CommentReference"/>
        </w:rPr>
        <w:commentReference w:id="157"/>
      </w:r>
      <w:del w:id="158" w:author="Thomas Kapral" w:date="2022-04-11T15:07:00Z">
        <w:r w:rsidR="00822E37" w:rsidRPr="2490307A" w:rsidDel="2490307A">
          <w:rPr>
            <w:rFonts w:cstheme="majorBidi"/>
            <w:lang w:val="en-US"/>
          </w:rPr>
          <w:delText xml:space="preserve"> motifs</w:delText>
        </w:r>
      </w:del>
      <w:r w:rsidRPr="2490307A">
        <w:rPr>
          <w:rFonts w:cstheme="majorBidi"/>
          <w:lang w:val="en-US"/>
        </w:rPr>
        <w:t xml:space="preserve">. When this was the case, a protein in RNAcompete would yield multiple different matrices with unique matrix IDs. In my analysis, I used all available matrices. </w:t>
      </w:r>
    </w:p>
    <w:p w14:paraId="383A28E4" w14:textId="77777777" w:rsidR="008D6168" w:rsidRPr="00AE20A9" w:rsidRDefault="008D6168" w:rsidP="00150772">
      <w:pPr>
        <w:rPr>
          <w:rFonts w:cstheme="majorHAnsi"/>
          <w:lang w:val="en-US"/>
        </w:rPr>
      </w:pPr>
    </w:p>
    <w:p w14:paraId="72AEEBE2" w14:textId="379CCA9C" w:rsidR="004C0F93" w:rsidRPr="00AE20A9" w:rsidRDefault="2490307A" w:rsidP="2490307A">
      <w:pPr>
        <w:pStyle w:val="ListParagraph"/>
        <w:numPr>
          <w:ilvl w:val="0"/>
          <w:numId w:val="20"/>
        </w:numPr>
        <w:rPr>
          <w:rFonts w:cstheme="majorBidi"/>
          <w:lang w:val="en-US"/>
        </w:rPr>
      </w:pPr>
      <w:r w:rsidRPr="2490307A">
        <w:rPr>
          <w:rFonts w:cstheme="majorBidi"/>
          <w:lang w:val="en-US"/>
        </w:rPr>
        <w:t xml:space="preserve">carried out in </w:t>
      </w:r>
      <w:proofErr w:type="spellStart"/>
      <w:r w:rsidRPr="2490307A">
        <w:rPr>
          <w:rFonts w:cstheme="majorBidi"/>
          <w:lang w:val="en-US"/>
        </w:rPr>
        <w:t>siloco</w:t>
      </w:r>
      <w:proofErr w:type="spellEnd"/>
      <w:r w:rsidRPr="2490307A">
        <w:rPr>
          <w:rFonts w:cstheme="majorBidi"/>
          <w:lang w:val="en-US"/>
        </w:rPr>
        <w:t xml:space="preserve"> analysis of protein-RNA structures available in</w:t>
      </w:r>
      <w:commentRangeStart w:id="159"/>
      <w:r w:rsidRPr="2490307A">
        <w:rPr>
          <w:rFonts w:cstheme="majorBidi"/>
          <w:lang w:val="en-US"/>
        </w:rPr>
        <w:t xml:space="preserve"> PDB</w:t>
      </w:r>
      <w:commentRangeEnd w:id="159"/>
      <w:r w:rsidR="004C0F93">
        <w:rPr>
          <w:rStyle w:val="CommentReference"/>
        </w:rPr>
        <w:commentReference w:id="159"/>
      </w:r>
    </w:p>
    <w:p w14:paraId="4AEB54B1" w14:textId="4B437C80" w:rsidR="00DC0E7F" w:rsidRPr="00AE20A9" w:rsidRDefault="004C0F93" w:rsidP="006C39C1">
      <w:pPr>
        <w:pStyle w:val="ListParagraph"/>
        <w:numPr>
          <w:ilvl w:val="0"/>
          <w:numId w:val="20"/>
        </w:numPr>
        <w:rPr>
          <w:rFonts w:cstheme="majorHAnsi"/>
          <w:lang w:val="en-US"/>
        </w:rPr>
      </w:pPr>
      <w:r w:rsidRPr="00AE20A9">
        <w:rPr>
          <w:rFonts w:cstheme="majorHAnsi"/>
          <w:lang w:val="en-US"/>
        </w:rPr>
        <w:t>38 different organisms and length from 4 to 12 nucleotides</w:t>
      </w:r>
    </w:p>
    <w:p w14:paraId="64621A83" w14:textId="32E55E7E" w:rsidR="2490307A" w:rsidRDefault="2490307A" w:rsidP="2490307A">
      <w:pPr>
        <w:pStyle w:val="ListParagraph"/>
        <w:numPr>
          <w:ilvl w:val="0"/>
          <w:numId w:val="19"/>
        </w:numPr>
        <w:rPr>
          <w:lang w:val="en-US"/>
        </w:rPr>
      </w:pPr>
      <w:r w:rsidRPr="2490307A">
        <w:rPr>
          <w:lang w:val="en-US"/>
        </w:rPr>
        <w:t>What kind of filtering was done?</w:t>
      </w:r>
    </w:p>
    <w:p w14:paraId="3B02EA55" w14:textId="00D02292" w:rsidR="007007CC" w:rsidRPr="00AE20A9" w:rsidRDefault="007007CC" w:rsidP="00150772">
      <w:pPr>
        <w:rPr>
          <w:rFonts w:cstheme="majorHAnsi"/>
          <w:lang w:val="en-US"/>
        </w:rPr>
      </w:pPr>
    </w:p>
    <w:p w14:paraId="4BCADDF5" w14:textId="2149D926" w:rsidR="007007CC" w:rsidRPr="00AE20A9" w:rsidRDefault="2490307A" w:rsidP="2490307A">
      <w:pPr>
        <w:rPr>
          <w:rFonts w:cstheme="majorBidi"/>
          <w:b/>
          <w:bCs/>
          <w:lang w:val="en-US"/>
        </w:rPr>
      </w:pPr>
      <w:commentRangeStart w:id="160"/>
      <w:r w:rsidRPr="2490307A">
        <w:rPr>
          <w:rFonts w:cstheme="majorBidi"/>
          <w:b/>
          <w:bCs/>
          <w:lang w:val="en-US"/>
        </w:rPr>
        <w:t>Create plots that show:</w:t>
      </w:r>
    </w:p>
    <w:p w14:paraId="09621EBC" w14:textId="0A4937E4" w:rsidR="002879D9" w:rsidRPr="00AE20A9" w:rsidRDefault="2490307A" w:rsidP="2490307A">
      <w:pPr>
        <w:pStyle w:val="ListParagraph"/>
        <w:numPr>
          <w:ilvl w:val="0"/>
          <w:numId w:val="7"/>
        </w:numPr>
        <w:rPr>
          <w:rFonts w:cstheme="majorBidi"/>
          <w:b/>
          <w:bCs/>
          <w:lang w:val="en-US"/>
        </w:rPr>
      </w:pPr>
      <w:r w:rsidRPr="2490307A">
        <w:rPr>
          <w:rFonts w:cstheme="majorBidi"/>
          <w:b/>
          <w:bCs/>
          <w:lang w:val="en-US"/>
        </w:rPr>
        <w:t>lengths of motifs of each experiment</w:t>
      </w:r>
      <w:commentRangeEnd w:id="160"/>
      <w:r w:rsidR="007007CC">
        <w:rPr>
          <w:rStyle w:val="CommentReference"/>
        </w:rPr>
        <w:commentReference w:id="160"/>
      </w:r>
    </w:p>
    <w:p w14:paraId="172A3DDF" w14:textId="77777777" w:rsidR="002879D9" w:rsidRPr="00AE20A9" w:rsidRDefault="002879D9" w:rsidP="00150772">
      <w:pPr>
        <w:rPr>
          <w:rFonts w:cstheme="majorHAnsi"/>
          <w:lang w:val="en-US"/>
        </w:rPr>
      </w:pPr>
    </w:p>
    <w:p w14:paraId="047B165A" w14:textId="11816EE0" w:rsidR="00150772" w:rsidRPr="00AE20A9" w:rsidRDefault="00150772" w:rsidP="00132AAE">
      <w:pPr>
        <w:pStyle w:val="Heading3"/>
        <w:rPr>
          <w:lang w:val="en-US"/>
        </w:rPr>
      </w:pPr>
      <w:bookmarkStart w:id="161" w:name="_Toc100003483"/>
      <w:commentRangeStart w:id="162"/>
      <w:r w:rsidRPr="00AE20A9">
        <w:rPr>
          <w:lang w:val="en-US"/>
        </w:rPr>
        <w:t>HT-SELEX</w:t>
      </w:r>
      <w:r w:rsidR="00147172" w:rsidRPr="00AE20A9">
        <w:rPr>
          <w:lang w:val="en-US"/>
        </w:rPr>
        <w:t xml:space="preserve"> (2020)</w:t>
      </w:r>
      <w:commentRangeEnd w:id="162"/>
      <w:r w:rsidR="00E259CE" w:rsidRPr="00AE20A9">
        <w:rPr>
          <w:rStyle w:val="CommentReference"/>
          <w:sz w:val="28"/>
          <w:szCs w:val="28"/>
          <w:lang w:val="en-US"/>
        </w:rPr>
        <w:commentReference w:id="162"/>
      </w:r>
      <w:r w:rsidR="00BA03BD" w:rsidRPr="00AE20A9">
        <w:rPr>
          <w:lang w:val="en-US"/>
        </w:rPr>
        <w:t xml:space="preserve"> </w:t>
      </w:r>
      <w:sdt>
        <w:sdtPr>
          <w:rPr>
            <w:lang w:val="en-US"/>
          </w:rPr>
          <w:id w:val="-413168092"/>
          <w:citation/>
        </w:sdtPr>
        <w:sdtEndPr/>
        <w:sdtContent>
          <w:r w:rsidR="00B10808" w:rsidRPr="00AE20A9">
            <w:rPr>
              <w:lang w:val="en-US"/>
            </w:rPr>
            <w:fldChar w:fldCharType="begin"/>
          </w:r>
          <w:r w:rsidR="00B10808" w:rsidRPr="00AE20A9">
            <w:rPr>
              <w:lang w:val="en-US"/>
            </w:rPr>
            <w:instrText xml:space="preserve"> CITATION Jol20 \l 3079 </w:instrText>
          </w:r>
          <w:r w:rsidR="00B10808" w:rsidRPr="00AE20A9">
            <w:rPr>
              <w:lang w:val="en-US"/>
            </w:rPr>
            <w:fldChar w:fldCharType="separate"/>
          </w:r>
          <w:r w:rsidR="00332F35" w:rsidRPr="00332F35">
            <w:rPr>
              <w:noProof/>
              <w:lang w:val="en-US"/>
            </w:rPr>
            <w:t>[2]</w:t>
          </w:r>
          <w:r w:rsidR="00B10808" w:rsidRPr="00AE20A9">
            <w:rPr>
              <w:lang w:val="en-US"/>
            </w:rPr>
            <w:fldChar w:fldCharType="end"/>
          </w:r>
        </w:sdtContent>
      </w:sdt>
      <w:bookmarkEnd w:id="161"/>
    </w:p>
    <w:p w14:paraId="2B40ABC9" w14:textId="05D550EB" w:rsidR="00E83FC1" w:rsidRPr="00AE20A9" w:rsidRDefault="00DC0E7F" w:rsidP="007A3B0D">
      <w:pPr>
        <w:rPr>
          <w:shd w:val="clear" w:color="auto" w:fill="FFFFFF"/>
          <w:lang w:val="en-US"/>
        </w:rPr>
      </w:pPr>
      <w:r w:rsidRPr="00AE20A9">
        <w:rPr>
          <w:shd w:val="clear" w:color="auto" w:fill="FFFFFF"/>
          <w:lang w:val="en-US"/>
        </w:rPr>
        <w:t xml:space="preserve">This study </w:t>
      </w:r>
      <w:r w:rsidR="00652FDF" w:rsidRPr="00AE20A9">
        <w:rPr>
          <w:shd w:val="clear" w:color="auto" w:fill="FFFFFF"/>
          <w:lang w:val="en-US"/>
        </w:rPr>
        <w:t xml:space="preserve">used High-throughput RNA-SELEX to find and validate RNA-binding preferences of RNA binding proteins. </w:t>
      </w:r>
      <w:r w:rsidR="00E83FC1" w:rsidRPr="00AE20A9">
        <w:rPr>
          <w:shd w:val="clear" w:color="auto" w:fill="FFFFFF"/>
          <w:lang w:val="en-US"/>
        </w:rPr>
        <w:t xml:space="preserve">It includes a large set of known RBPs and RBP binding domains as well as proteins that have been observed to bind RNA but are not among the canonical class of RBPs. All in all, </w:t>
      </w:r>
      <w:r w:rsidR="006C39C1" w:rsidRPr="00AE20A9">
        <w:rPr>
          <w:shd w:val="clear" w:color="auto" w:fill="FFFFFF"/>
          <w:lang w:val="en-US"/>
        </w:rPr>
        <w:t xml:space="preserve">this study yielded 145 binding models for 86 RBPs. While most of the binding data referred to proteins binding linear RNA sequences, around a third of it gave structural motifs, where RNA was folded when bound. </w:t>
      </w:r>
    </w:p>
    <w:p w14:paraId="3FF644EF" w14:textId="4264514C" w:rsidR="00C81AA1" w:rsidRPr="00AE20A9" w:rsidRDefault="29DD5717" w:rsidP="29DD5717">
      <w:pPr>
        <w:pStyle w:val="Heading3"/>
        <w:rPr>
          <w:highlight w:val="darkGreen"/>
          <w:lang w:val="en-US"/>
          <w:rPrChange w:id="163" w:author="Thomas Kapral" w:date="2022-04-12T12:54:00Z">
            <w:rPr>
              <w:lang w:val="en-US"/>
            </w:rPr>
          </w:rPrChange>
        </w:rPr>
      </w:pPr>
      <w:bookmarkStart w:id="164" w:name="_Toc100003484"/>
      <w:r w:rsidRPr="29DD5717">
        <w:rPr>
          <w:highlight w:val="darkGreen"/>
          <w:lang w:val="en-US"/>
          <w:rPrChange w:id="165" w:author="Thomas Kapral" w:date="2022-04-12T12:54:00Z">
            <w:rPr>
              <w:lang w:val="en-US"/>
            </w:rPr>
          </w:rPrChange>
        </w:rPr>
        <w:lastRenderedPageBreak/>
        <w:t>Experimental techniques for motif discovery</w:t>
      </w:r>
      <w:bookmarkEnd w:id="164"/>
    </w:p>
    <w:p w14:paraId="1D8FAC66" w14:textId="77777777" w:rsidR="00BA03BD" w:rsidRPr="00AE20A9" w:rsidRDefault="00BA03BD" w:rsidP="29DD5717">
      <w:pPr>
        <w:rPr>
          <w:highlight w:val="darkGreen"/>
          <w:lang w:val="en-US"/>
          <w:rPrChange w:id="166" w:author="Thomas Kapral" w:date="2022-04-12T12:54:00Z">
            <w:rPr>
              <w:lang w:val="en-US"/>
            </w:rPr>
          </w:rPrChange>
        </w:rPr>
      </w:pPr>
    </w:p>
    <w:p w14:paraId="17CFBD84" w14:textId="77777777" w:rsidR="00BA03BD" w:rsidRPr="00AE20A9" w:rsidRDefault="00C81AA1" w:rsidP="29DD5717">
      <w:pPr>
        <w:keepNext/>
        <w:rPr>
          <w:highlight w:val="darkGreen"/>
          <w:lang w:val="en-US"/>
          <w:rPrChange w:id="167" w:author="Thomas Kapral" w:date="2022-04-12T12:54:00Z">
            <w:rPr>
              <w:lang w:val="en-US"/>
            </w:rPr>
          </w:rPrChange>
        </w:rPr>
      </w:pPr>
      <w:r w:rsidRPr="00AE20A9">
        <w:rPr>
          <w:rFonts w:cstheme="majorHAnsi"/>
          <w:noProof/>
          <w:lang w:val="en-US"/>
        </w:rPr>
        <w:drawing>
          <wp:inline distT="0" distB="0" distL="0" distR="0" wp14:anchorId="5E34E107" wp14:editId="04F0E58F">
            <wp:extent cx="5704449" cy="2995295"/>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r="505"/>
                    <a:stretch/>
                  </pic:blipFill>
                  <pic:spPr bwMode="auto">
                    <a:xfrm>
                      <a:off x="0" y="0"/>
                      <a:ext cx="5704449" cy="2995295"/>
                    </a:xfrm>
                    <a:prstGeom prst="rect">
                      <a:avLst/>
                    </a:prstGeom>
                    <a:noFill/>
                    <a:ln>
                      <a:noFill/>
                    </a:ln>
                    <a:extLst>
                      <a:ext uri="{53640926-AAD7-44D8-BBD7-CCE9431645EC}">
                        <a14:shadowObscured xmlns:a14="http://schemas.microsoft.com/office/drawing/2010/main"/>
                      </a:ext>
                    </a:extLst>
                  </pic:spPr>
                </pic:pic>
              </a:graphicData>
            </a:graphic>
          </wp:inline>
        </w:drawing>
      </w:r>
    </w:p>
    <w:p w14:paraId="17A62B7A" w14:textId="1553BEE2" w:rsidR="00BA03BD" w:rsidRDefault="00BA03BD" w:rsidP="29DD5717">
      <w:pPr>
        <w:pStyle w:val="Caption"/>
        <w:rPr>
          <w:highlight w:val="darkGreen"/>
          <w:lang w:val="en-US"/>
          <w:rPrChange w:id="168" w:author="Thomas Kapral" w:date="2022-04-12T12:54:00Z">
            <w:rPr>
              <w:lang w:val="en-US"/>
            </w:rPr>
          </w:rPrChange>
        </w:rPr>
      </w:pPr>
      <w:r w:rsidRPr="00AE20A9">
        <w:rPr>
          <w:lang w:val="en-US"/>
        </w:rPr>
        <w:t xml:space="preserve">Figure </w:t>
      </w:r>
      <w:r w:rsidRPr="00AE20A9">
        <w:rPr>
          <w:lang w:val="en-US"/>
        </w:rPr>
        <w:fldChar w:fldCharType="begin"/>
      </w:r>
      <w:r w:rsidRPr="00AE20A9">
        <w:rPr>
          <w:lang w:val="en-US"/>
        </w:rPr>
        <w:instrText xml:space="preserve"> SEQ Figure \* ARABIC </w:instrText>
      </w:r>
      <w:r w:rsidRPr="00AE20A9">
        <w:rPr>
          <w:lang w:val="en-US"/>
        </w:rPr>
        <w:fldChar w:fldCharType="separate"/>
      </w:r>
      <w:r w:rsidR="001317E8">
        <w:rPr>
          <w:noProof/>
          <w:lang w:val="en-US"/>
        </w:rPr>
        <w:t>1</w:t>
      </w:r>
      <w:r w:rsidRPr="00AE20A9">
        <w:rPr>
          <w:lang w:val="en-US"/>
        </w:rPr>
        <w:fldChar w:fldCharType="end"/>
      </w:r>
      <w:r w:rsidRPr="00AE20A9">
        <w:rPr>
          <w:lang w:val="en-US"/>
        </w:rPr>
        <w:t xml:space="preserve">: Description of experimental techniques for RBP binding preference determination </w:t>
      </w:r>
      <w:sdt>
        <w:sdtPr>
          <w:rPr>
            <w:lang w:val="en-US"/>
          </w:rPr>
          <w:id w:val="219029930"/>
          <w:placeholder>
            <w:docPart w:val="DefaultPlaceholder_1081868574"/>
          </w:placeholder>
          <w:citation/>
        </w:sdtPr>
        <w:sdtEndPr/>
        <w:sdtContent>
          <w:r w:rsidR="00B10808" w:rsidRPr="00AE20A9">
            <w:rPr>
              <w:lang w:val="en-US"/>
            </w:rPr>
            <w:fldChar w:fldCharType="begin"/>
          </w:r>
          <w:r w:rsidR="00B10808" w:rsidRPr="00AE20A9">
            <w:rPr>
              <w:lang w:val="en-US"/>
            </w:rPr>
            <w:instrText xml:space="preserve"> CITATION Coo15 \l 3079 </w:instrText>
          </w:r>
          <w:r w:rsidR="00B10808" w:rsidRPr="00AE20A9">
            <w:rPr>
              <w:lang w:val="en-US"/>
            </w:rPr>
            <w:fldChar w:fldCharType="separate"/>
          </w:r>
          <w:r w:rsidR="00332F35" w:rsidRPr="00332F35">
            <w:rPr>
              <w:noProof/>
              <w:lang w:val="en-US"/>
            </w:rPr>
            <w:t>[4]</w:t>
          </w:r>
          <w:r w:rsidR="00B10808" w:rsidRPr="00AE20A9">
            <w:rPr>
              <w:lang w:val="en-US"/>
            </w:rPr>
            <w:fldChar w:fldCharType="end"/>
          </w:r>
        </w:sdtContent>
      </w:sdt>
    </w:p>
    <w:p w14:paraId="07296ABB" w14:textId="77777777" w:rsidR="00DB5CD2" w:rsidRPr="00DB5CD2" w:rsidRDefault="00DB5CD2" w:rsidP="29DD5717">
      <w:pPr>
        <w:rPr>
          <w:highlight w:val="darkGreen"/>
          <w:lang w:val="en-US"/>
          <w:rPrChange w:id="169" w:author="Thomas Kapral" w:date="2022-04-12T12:54:00Z">
            <w:rPr>
              <w:lang w:val="en-US"/>
            </w:rPr>
          </w:rPrChange>
        </w:rPr>
      </w:pPr>
    </w:p>
    <w:p w14:paraId="3402AC73" w14:textId="2B78074E" w:rsidR="004726CA" w:rsidRPr="00AE20A9" w:rsidRDefault="004726CA" w:rsidP="29DD5717">
      <w:pPr>
        <w:rPr>
          <w:rFonts w:cstheme="majorBidi"/>
          <w:highlight w:val="darkGreen"/>
          <w:lang w:val="en-US"/>
          <w:rPrChange w:id="170" w:author="Thomas Kapral" w:date="2022-04-12T12:54:00Z">
            <w:rPr>
              <w:rFonts w:cstheme="majorBidi"/>
              <w:lang w:val="en-US"/>
            </w:rPr>
          </w:rPrChange>
        </w:rPr>
      </w:pPr>
      <w:r w:rsidRPr="29DD5717">
        <w:rPr>
          <w:rFonts w:cstheme="majorBidi"/>
          <w:b/>
          <w:bCs/>
          <w:lang w:val="en-US"/>
        </w:rPr>
        <w:t>RNAcompete</w:t>
      </w:r>
      <w:r w:rsidR="005C3EB4" w:rsidRPr="29DD5717">
        <w:rPr>
          <w:rFonts w:cstheme="majorBidi"/>
          <w:b/>
          <w:bCs/>
          <w:lang w:val="en-US"/>
        </w:rPr>
        <w:t xml:space="preserve"> </w:t>
      </w:r>
      <w:sdt>
        <w:sdtPr>
          <w:rPr>
            <w:rFonts w:cstheme="majorBidi"/>
            <w:b/>
            <w:bCs/>
            <w:lang w:val="en-US"/>
          </w:rPr>
          <w:id w:val="-1953241459"/>
          <w:placeholder>
            <w:docPart w:val="DefaultPlaceholder_1081868574"/>
          </w:placeholder>
          <w:citation/>
        </w:sdtPr>
        <w:sdtEndPr/>
        <w:sdtContent>
          <w:r w:rsidR="00AE20A9" w:rsidRPr="29DD5717">
            <w:rPr>
              <w:rFonts w:cstheme="majorBidi"/>
              <w:b/>
              <w:bCs/>
              <w:lang w:val="en-US"/>
            </w:rPr>
            <w:fldChar w:fldCharType="begin"/>
          </w:r>
          <w:r w:rsidR="00AE20A9" w:rsidRPr="29DD5717">
            <w:rPr>
              <w:rFonts w:cstheme="majorBidi"/>
              <w:lang w:val="en-US"/>
            </w:rPr>
            <w:instrText xml:space="preserve"> CITATION Ray17 \l 3079 </w:instrText>
          </w:r>
          <w:r w:rsidR="00AE20A9" w:rsidRPr="29DD5717">
            <w:rPr>
              <w:rFonts w:cstheme="majorBidi"/>
              <w:b/>
              <w:bCs/>
              <w:lang w:val="en-US"/>
            </w:rPr>
            <w:fldChar w:fldCharType="separate"/>
          </w:r>
          <w:r w:rsidR="00332F35" w:rsidRPr="29DD5717">
            <w:rPr>
              <w:rFonts w:cstheme="majorBidi"/>
              <w:noProof/>
              <w:lang w:val="en-US"/>
            </w:rPr>
            <w:t>[5]</w:t>
          </w:r>
          <w:r w:rsidR="00AE20A9" w:rsidRPr="29DD5717">
            <w:rPr>
              <w:rFonts w:cstheme="majorBidi"/>
              <w:b/>
              <w:bCs/>
              <w:lang w:val="en-US"/>
            </w:rPr>
            <w:fldChar w:fldCharType="end"/>
          </w:r>
        </w:sdtContent>
      </w:sdt>
      <w:r w:rsidRPr="29DD5717">
        <w:rPr>
          <w:rFonts w:cstheme="majorBidi"/>
          <w:lang w:val="en-US"/>
        </w:rPr>
        <w:t xml:space="preserve"> is </w:t>
      </w:r>
      <w:r w:rsidRPr="29DD5717">
        <w:rPr>
          <w:rFonts w:cstheme="majorBidi"/>
          <w:highlight w:val="darkGreen"/>
          <w:lang w:val="en-US"/>
          <w:rPrChange w:id="171" w:author="Thomas Kapral" w:date="2022-04-12T12:54:00Z">
            <w:rPr>
              <w:rFonts w:cstheme="majorBidi"/>
              <w:lang w:val="en-US"/>
            </w:rPr>
          </w:rPrChange>
        </w:rPr>
        <w:t>an in-vitro experimental technique where a Glutathione-S-Transferase-tag is added to an RBP of interest. The modified RBP is then incubated in a large pool of RNAs (~ 250 000 molecules) that has been designed to cover all combinatorically possible sequences of up to 9 bases. After incubation of the RBP in an environment holding an excess of RNA, a pull-down assay is performed, eluting all RNA sequences that have been bound by the tagged RBP. The bound sequences are then separated from the RBP and hybridized against a microarray. As this assay is carried out in a large excess of RNA, the relative abundance of bound sequences indicates relative binding affinity.</w:t>
      </w:r>
    </w:p>
    <w:p w14:paraId="5363A560" w14:textId="5EA871EA" w:rsidR="00B8799F" w:rsidRPr="00AE20A9" w:rsidRDefault="00B8799F" w:rsidP="29DD5717">
      <w:pPr>
        <w:rPr>
          <w:rFonts w:cstheme="majorBidi"/>
          <w:highlight w:val="darkGreen"/>
          <w:lang w:val="en-US"/>
          <w:rPrChange w:id="172" w:author="Thomas Kapral" w:date="2022-04-12T12:54:00Z">
            <w:rPr>
              <w:rFonts w:cstheme="majorBidi"/>
              <w:lang w:val="en-US"/>
            </w:rPr>
          </w:rPrChange>
        </w:rPr>
      </w:pPr>
    </w:p>
    <w:p w14:paraId="0D6521AC" w14:textId="3844DF90" w:rsidR="004726CA" w:rsidRPr="00AE20A9" w:rsidRDefault="004726CA" w:rsidP="29DD5717">
      <w:pPr>
        <w:rPr>
          <w:rFonts w:cstheme="majorBidi"/>
          <w:highlight w:val="darkGreen"/>
          <w:lang w:val="en-US"/>
          <w:rPrChange w:id="173" w:author="Thomas Kapral" w:date="2022-04-12T12:54:00Z">
            <w:rPr>
              <w:rFonts w:cstheme="majorBidi"/>
              <w:lang w:val="en-US"/>
            </w:rPr>
          </w:rPrChange>
        </w:rPr>
      </w:pPr>
      <w:r w:rsidRPr="29DD5717">
        <w:rPr>
          <w:rFonts w:cstheme="majorBidi"/>
          <w:b/>
          <w:bCs/>
          <w:lang w:val="en-US"/>
        </w:rPr>
        <w:t>SELEX</w:t>
      </w:r>
      <w:r w:rsidR="005C3EB4" w:rsidRPr="29DD5717">
        <w:rPr>
          <w:rFonts w:cstheme="majorBidi"/>
          <w:b/>
          <w:bCs/>
          <w:lang w:val="en-US"/>
        </w:rPr>
        <w:t xml:space="preserve"> </w:t>
      </w:r>
      <w:sdt>
        <w:sdtPr>
          <w:rPr>
            <w:rFonts w:cstheme="majorBidi"/>
            <w:b/>
            <w:bCs/>
            <w:lang w:val="en-US"/>
          </w:rPr>
          <w:id w:val="-1441058258"/>
          <w:placeholder>
            <w:docPart w:val="DefaultPlaceholder_1081868574"/>
          </w:placeholder>
          <w:citation/>
        </w:sdtPr>
        <w:sdtEndPr/>
        <w:sdtContent>
          <w:r w:rsidR="00AE20A9" w:rsidRPr="29DD5717">
            <w:rPr>
              <w:rFonts w:cstheme="majorBidi"/>
              <w:b/>
              <w:bCs/>
              <w:lang w:val="en-US"/>
            </w:rPr>
            <w:fldChar w:fldCharType="begin"/>
          </w:r>
          <w:r w:rsidR="00AE20A9" w:rsidRPr="29DD5717">
            <w:rPr>
              <w:rFonts w:cstheme="majorBidi"/>
              <w:lang w:val="en-US"/>
            </w:rPr>
            <w:instrText xml:space="preserve"> CITATION Yas20 \l 3079 </w:instrText>
          </w:r>
          <w:r w:rsidR="00AE20A9" w:rsidRPr="29DD5717">
            <w:rPr>
              <w:rFonts w:cstheme="majorBidi"/>
              <w:b/>
              <w:bCs/>
              <w:lang w:val="en-US"/>
            </w:rPr>
            <w:fldChar w:fldCharType="separate"/>
          </w:r>
          <w:r w:rsidR="00332F35" w:rsidRPr="29DD5717">
            <w:rPr>
              <w:rFonts w:cstheme="majorBidi"/>
              <w:noProof/>
              <w:lang w:val="en-US"/>
            </w:rPr>
            <w:t>[6]</w:t>
          </w:r>
          <w:r w:rsidR="00AE20A9" w:rsidRPr="29DD5717">
            <w:rPr>
              <w:rFonts w:cstheme="majorBidi"/>
              <w:b/>
              <w:bCs/>
              <w:lang w:val="en-US"/>
            </w:rPr>
            <w:fldChar w:fldCharType="end"/>
          </w:r>
        </w:sdtContent>
      </w:sdt>
      <w:r w:rsidRPr="29DD5717">
        <w:rPr>
          <w:rFonts w:cstheme="majorBidi"/>
          <w:lang w:val="en-US"/>
        </w:rPr>
        <w:t>, or “s</w:t>
      </w:r>
      <w:r w:rsidRPr="29DD5717">
        <w:rPr>
          <w:rFonts w:cstheme="majorBidi"/>
          <w:highlight w:val="darkGreen"/>
          <w:lang w:val="en-US"/>
          <w:rPrChange w:id="174" w:author="Thomas Kapral" w:date="2022-04-12T12:54:00Z">
            <w:rPr>
              <w:rFonts w:cstheme="majorBidi"/>
              <w:lang w:val="en-US"/>
            </w:rPr>
          </w:rPrChange>
        </w:rPr>
        <w:t>ystematic evolution of ligands by exponential enrichment”, is another in-vitro technique for finding consensus motifs for RBPs. A SELEX run begins with a pool of DNA sequences of equal length, covering all combinatorically possible sequences. The DNA is in-vitro transcribed and an RBP is incubated in the resulting pool of RNA. Once incubation is finished, the unbound RNA sequences are washed out, whereas the bound targets are separated from the RBPs and reverse-transcribed to cDNA, which is then amplified via PCR and serves as the new starting point for the next SELEX run. After a certain number of runs, the resulting “winner” sequences are sequenced.</w:t>
      </w:r>
    </w:p>
    <w:p w14:paraId="30A66A55" w14:textId="3505EE9A" w:rsidR="00C81AA1" w:rsidRPr="00AE20A9" w:rsidRDefault="00C81AA1" w:rsidP="29DD5717">
      <w:pPr>
        <w:rPr>
          <w:rFonts w:cstheme="majorBidi"/>
          <w:highlight w:val="darkGreen"/>
          <w:lang w:val="en-US"/>
          <w:rPrChange w:id="175" w:author="Thomas Kapral" w:date="2022-04-12T12:54:00Z">
            <w:rPr>
              <w:rFonts w:cstheme="majorBidi"/>
              <w:lang w:val="en-US"/>
            </w:rPr>
          </w:rPrChange>
        </w:rPr>
      </w:pPr>
    </w:p>
    <w:p w14:paraId="3F9F68BB" w14:textId="75F8302E" w:rsidR="003C5451" w:rsidRPr="00AE20A9" w:rsidRDefault="003C5451" w:rsidP="29DD5717">
      <w:pPr>
        <w:rPr>
          <w:ins w:id="176" w:author="Thomas Kapral" w:date="2022-04-11T15:27:00Z"/>
          <w:rFonts w:cstheme="majorBidi"/>
          <w:highlight w:val="darkGreen"/>
          <w:lang w:val="en-US"/>
          <w:rPrChange w:id="177" w:author="Thomas Kapral" w:date="2022-04-12T12:54:00Z">
            <w:rPr>
              <w:ins w:id="178" w:author="Thomas Kapral" w:date="2022-04-11T15:27:00Z"/>
              <w:rFonts w:cstheme="majorBidi"/>
              <w:lang w:val="en-US"/>
            </w:rPr>
          </w:rPrChange>
        </w:rPr>
      </w:pPr>
      <w:r w:rsidRPr="2490307A">
        <w:rPr>
          <w:rFonts w:cstheme="majorBidi"/>
          <w:b/>
          <w:bCs/>
          <w:lang w:val="en-US"/>
        </w:rPr>
        <w:lastRenderedPageBreak/>
        <w:t>High-throughput SELEX</w:t>
      </w:r>
      <w:r w:rsidR="00AE20A9" w:rsidRPr="2490307A">
        <w:rPr>
          <w:rFonts w:cstheme="majorBidi"/>
          <w:b/>
          <w:bCs/>
          <w:lang w:val="en-US"/>
        </w:rPr>
        <w:t xml:space="preserve"> </w:t>
      </w:r>
      <w:sdt>
        <w:sdtPr>
          <w:rPr>
            <w:rFonts w:cstheme="majorBidi"/>
            <w:b/>
            <w:bCs/>
            <w:lang w:val="en-US"/>
          </w:rPr>
          <w:id w:val="1579471333"/>
          <w:placeholder>
            <w:docPart w:val="DefaultPlaceholder_1081868574"/>
          </w:placeholder>
          <w:citation/>
        </w:sdtPr>
        <w:sdtEndPr/>
        <w:sdtContent>
          <w:r w:rsidR="00AE20A9" w:rsidRPr="2490307A">
            <w:rPr>
              <w:rFonts w:cstheme="majorBidi"/>
              <w:b/>
              <w:bCs/>
              <w:lang w:val="en-US"/>
            </w:rPr>
            <w:fldChar w:fldCharType="begin"/>
          </w:r>
          <w:r w:rsidR="00AE20A9" w:rsidRPr="2490307A">
            <w:rPr>
              <w:rFonts w:cstheme="majorBidi"/>
              <w:b/>
              <w:bCs/>
              <w:lang w:val="en-US"/>
            </w:rPr>
            <w:instrText xml:space="preserve"> CITATION Coo15 \l 3079 </w:instrText>
          </w:r>
          <w:r w:rsidR="00AE20A9" w:rsidRPr="2490307A">
            <w:rPr>
              <w:rFonts w:cstheme="majorBidi"/>
              <w:b/>
              <w:bCs/>
              <w:lang w:val="en-US"/>
            </w:rPr>
            <w:fldChar w:fldCharType="separate"/>
          </w:r>
          <w:r w:rsidR="00332F35" w:rsidRPr="2490307A">
            <w:rPr>
              <w:rFonts w:cstheme="majorBidi"/>
              <w:noProof/>
              <w:lang w:val="en-US"/>
            </w:rPr>
            <w:t>[4]</w:t>
          </w:r>
          <w:r w:rsidR="00AE20A9" w:rsidRPr="2490307A">
            <w:rPr>
              <w:rFonts w:cstheme="majorBidi"/>
              <w:b/>
              <w:bCs/>
              <w:lang w:val="en-US"/>
            </w:rPr>
            <w:fldChar w:fldCharType="end"/>
          </w:r>
        </w:sdtContent>
      </w:sdt>
      <w:r w:rsidRPr="2490307A">
        <w:rPr>
          <w:rFonts w:cstheme="majorBidi"/>
          <w:lang w:val="en-US"/>
        </w:rPr>
        <w:t xml:space="preserve"> d</w:t>
      </w:r>
      <w:r w:rsidRPr="29DD5717">
        <w:rPr>
          <w:rFonts w:cstheme="majorBidi"/>
          <w:highlight w:val="darkGreen"/>
          <w:lang w:val="en-US"/>
          <w:rPrChange w:id="179" w:author="Thomas Kapral" w:date="2022-04-12T12:54:00Z">
            <w:rPr>
              <w:rFonts w:cstheme="majorBidi"/>
              <w:lang w:val="en-US"/>
            </w:rPr>
          </w:rPrChange>
        </w:rPr>
        <w:t xml:space="preserve">iffers from SELEX in that a sample of all bound RNAs is </w:t>
      </w:r>
      <w:r w:rsidR="0059560C" w:rsidRPr="29DD5717">
        <w:rPr>
          <w:rFonts w:cstheme="majorBidi"/>
          <w:highlight w:val="darkGreen"/>
          <w:lang w:val="en-US"/>
          <w:rPrChange w:id="180" w:author="Thomas Kapral" w:date="2022-04-12T12:54:00Z">
            <w:rPr>
              <w:rFonts w:cstheme="majorBidi"/>
              <w:lang w:val="en-US"/>
            </w:rPr>
          </w:rPrChange>
        </w:rPr>
        <w:t>sequenced using high-throughput methods</w:t>
      </w:r>
      <w:r w:rsidRPr="29DD5717">
        <w:rPr>
          <w:rFonts w:cstheme="majorBidi"/>
          <w:highlight w:val="darkGreen"/>
          <w:lang w:val="en-US"/>
          <w:rPrChange w:id="181" w:author="Thomas Kapral" w:date="2022-04-12T12:54:00Z">
            <w:rPr>
              <w:rFonts w:cstheme="majorBidi"/>
              <w:lang w:val="en-US"/>
            </w:rPr>
          </w:rPrChange>
        </w:rPr>
        <w:t xml:space="preserve"> after every r</w:t>
      </w:r>
      <w:r w:rsidR="0059560C" w:rsidRPr="29DD5717">
        <w:rPr>
          <w:rFonts w:cstheme="majorBidi"/>
          <w:highlight w:val="darkGreen"/>
          <w:lang w:val="en-US"/>
          <w:rPrChange w:id="182" w:author="Thomas Kapral" w:date="2022-04-12T12:54:00Z">
            <w:rPr>
              <w:rFonts w:cstheme="majorBidi"/>
              <w:lang w:val="en-US"/>
            </w:rPr>
          </w:rPrChange>
        </w:rPr>
        <w:t>un, thus allowing for the estimation of possible alternative binders.</w:t>
      </w:r>
    </w:p>
    <w:p w14:paraId="62EA1D10" w14:textId="3CD18591" w:rsidR="2490307A" w:rsidRDefault="2490307A" w:rsidP="2490307A">
      <w:pPr>
        <w:rPr>
          <w:ins w:id="183" w:author="Thomas Kapral" w:date="2022-04-11T15:27:00Z"/>
          <w:rFonts w:ascii="Calibri" w:hAnsi="Calibri"/>
          <w:lang w:val="en-US"/>
        </w:rPr>
      </w:pPr>
    </w:p>
    <w:p w14:paraId="4DAACF42" w14:textId="22D30D50" w:rsidR="2490307A" w:rsidRDefault="29DD5717" w:rsidP="2490307A">
      <w:pPr>
        <w:rPr>
          <w:rFonts w:ascii="Calibri" w:hAnsi="Calibri" w:cstheme="majorBidi"/>
          <w:lang w:val="en-US"/>
        </w:rPr>
      </w:pPr>
      <w:ins w:id="184" w:author="Thomas Kapral" w:date="2022-04-11T15:27:00Z">
        <w:r w:rsidRPr="29DD5717">
          <w:rPr>
            <w:rFonts w:ascii="Calibri" w:hAnsi="Calibri" w:cstheme="majorBidi"/>
            <w:lang w:val="en-US"/>
          </w:rPr>
          <w:t>----- Until this point, apply re-structuring according to description at start of chapter.</w:t>
        </w:r>
      </w:ins>
      <w:ins w:id="185" w:author="Thomas Kapral" w:date="2022-04-11T15:30:00Z">
        <w:r w:rsidRPr="29DD5717">
          <w:rPr>
            <w:rFonts w:ascii="Calibri" w:hAnsi="Calibri" w:cstheme="majorBidi"/>
            <w:lang w:val="en-US"/>
          </w:rPr>
          <w:t xml:space="preserve"> </w:t>
        </w:r>
        <w:r w:rsidRPr="29DD5717">
          <w:rPr>
            <w:rFonts w:ascii="Calibri" w:hAnsi="Calibri" w:cstheme="majorBidi"/>
            <w:highlight w:val="darkGreen"/>
            <w:lang w:val="en-US"/>
            <w:rPrChange w:id="186" w:author="Thomas Kapral" w:date="2022-04-12T12:55:00Z">
              <w:rPr>
                <w:rFonts w:ascii="Calibri" w:hAnsi="Calibri" w:cstheme="majorBidi"/>
                <w:lang w:val="en-US"/>
              </w:rPr>
            </w:rPrChange>
          </w:rPr>
          <w:t>Move descriptions of methods to intro as short float texts</w:t>
        </w:r>
        <w:r w:rsidRPr="29DD5717">
          <w:rPr>
            <w:rFonts w:ascii="Calibri" w:hAnsi="Calibri" w:cstheme="majorBidi"/>
            <w:lang w:val="en-US"/>
          </w:rPr>
          <w:t>.</w:t>
        </w:r>
      </w:ins>
    </w:p>
    <w:p w14:paraId="3A6C015B" w14:textId="77777777" w:rsidR="00B8799F" w:rsidRPr="00AE20A9" w:rsidRDefault="00B8799F" w:rsidP="00150772">
      <w:pPr>
        <w:rPr>
          <w:rFonts w:cstheme="majorHAnsi"/>
          <w:lang w:val="en-US"/>
        </w:rPr>
      </w:pPr>
    </w:p>
    <w:p w14:paraId="23572E25" w14:textId="59AB19EC" w:rsidR="00150772" w:rsidRPr="00AE20A9" w:rsidRDefault="29DD5717" w:rsidP="00E259CE">
      <w:pPr>
        <w:pStyle w:val="Heading3"/>
        <w:rPr>
          <w:lang w:val="en-US"/>
        </w:rPr>
      </w:pPr>
      <w:bookmarkStart w:id="187" w:name="_Toc100003485"/>
      <w:r w:rsidRPr="29DD5717">
        <w:rPr>
          <w:lang w:val="en-US"/>
        </w:rPr>
        <w:t>MANE select (v0.95) transcriptome</w:t>
      </w:r>
      <w:bookmarkEnd w:id="187"/>
    </w:p>
    <w:p w14:paraId="10A11948" w14:textId="77777777" w:rsidR="0086776C" w:rsidRPr="00AE20A9" w:rsidRDefault="29DD5717" w:rsidP="29DD5717">
      <w:pPr>
        <w:rPr>
          <w:rFonts w:cstheme="majorBidi"/>
          <w:lang w:val="en-US"/>
        </w:rPr>
      </w:pPr>
      <w:commentRangeStart w:id="188"/>
      <w:r w:rsidRPr="29DD5717">
        <w:rPr>
          <w:rFonts w:cstheme="majorBidi"/>
          <w:lang w:val="en-US"/>
        </w:rPr>
        <w:t>To assess enrichment in autologous binding, a distribution of binding affinities serving as a null hypothesis is necessary.</w:t>
      </w:r>
      <w:commentRangeEnd w:id="188"/>
      <w:r w:rsidR="00A358B3">
        <w:rPr>
          <w:rStyle w:val="CommentReference"/>
        </w:rPr>
        <w:commentReference w:id="188"/>
      </w:r>
      <w:r w:rsidRPr="29DD5717">
        <w:rPr>
          <w:rFonts w:cstheme="majorBidi"/>
          <w:lang w:val="en-US"/>
        </w:rPr>
        <w:t xml:space="preserve"> The MANE select database, being a large repository for almost 98 % of the human transcriptome, adeptly fit this purpose. MANE, or “Matched Annotation</w:t>
      </w:r>
    </w:p>
    <w:p w14:paraId="0E2DFA9B" w14:textId="3C125BDB" w:rsidR="00147172" w:rsidRPr="00AE20A9" w:rsidRDefault="0086776C" w:rsidP="002A24E4">
      <w:pPr>
        <w:rPr>
          <w:rFonts w:cstheme="majorHAnsi"/>
          <w:lang w:val="en-US"/>
        </w:rPr>
      </w:pPr>
      <w:r w:rsidRPr="00AE20A9">
        <w:rPr>
          <w:rFonts w:cstheme="majorHAnsi"/>
          <w:lang w:val="en-US"/>
        </w:rPr>
        <w:t xml:space="preserve">from NCBI and EMBL-EBI“, is a large-scale collaboration between the National Center for Biotechnology Information and the </w:t>
      </w:r>
      <w:r w:rsidR="00927A49" w:rsidRPr="00AE20A9">
        <w:rPr>
          <w:rFonts w:cstheme="majorHAnsi"/>
          <w:lang w:val="en-US"/>
        </w:rPr>
        <w:t>European Bioinformatics institute as a Branch of the European Molecular Biology Laboratory.</w:t>
      </w:r>
      <w:r w:rsidR="00147172" w:rsidRPr="00AE20A9">
        <w:rPr>
          <w:rFonts w:cstheme="majorHAnsi"/>
          <w:lang w:val="en-US"/>
        </w:rPr>
        <w:t xml:space="preserve"> The database is available for download on </w:t>
      </w:r>
      <w:r w:rsidR="0062313E">
        <w:fldChar w:fldCharType="begin"/>
      </w:r>
      <w:r w:rsidR="0062313E" w:rsidRPr="00265511">
        <w:rPr>
          <w:lang w:val="en-US"/>
          <w:rPrChange w:id="189" w:author="sgwtrl@univie.onmicrosoft.com" w:date="2022-05-04T11:19:00Z">
            <w:rPr/>
          </w:rPrChange>
        </w:rPr>
        <w:instrText xml:space="preserve"> HYPERLINK "https://www.ncbi.nlm.nih.gov/refseq/MANE/" </w:instrText>
      </w:r>
      <w:r w:rsidR="0062313E">
        <w:fldChar w:fldCharType="separate"/>
      </w:r>
      <w:r w:rsidR="00147172" w:rsidRPr="00AE20A9">
        <w:rPr>
          <w:lang w:val="en-US"/>
        </w:rPr>
        <w:t xml:space="preserve">the </w:t>
      </w:r>
      <w:r w:rsidR="00147172" w:rsidRPr="00AE20A9">
        <w:rPr>
          <w:color w:val="0070C0"/>
          <w:u w:val="single"/>
          <w:lang w:val="en-US"/>
        </w:rPr>
        <w:t>NCBI homepage</w:t>
      </w:r>
      <w:r w:rsidR="0062313E">
        <w:rPr>
          <w:color w:val="0070C0"/>
          <w:u w:val="single"/>
          <w:lang w:val="en-US"/>
        </w:rPr>
        <w:fldChar w:fldCharType="end"/>
      </w:r>
      <w:r w:rsidR="00147172" w:rsidRPr="00AE20A9">
        <w:rPr>
          <w:rFonts w:cstheme="majorHAnsi"/>
          <w:lang w:val="en-US"/>
        </w:rPr>
        <w:t>.</w:t>
      </w:r>
    </w:p>
    <w:p w14:paraId="6291F5AA" w14:textId="1B32FD59" w:rsidR="00150772" w:rsidRPr="00AE20A9" w:rsidRDefault="29DD5717" w:rsidP="29DD5717">
      <w:pPr>
        <w:rPr>
          <w:rFonts w:cstheme="majorBidi"/>
          <w:lang w:val="en-US"/>
        </w:rPr>
      </w:pPr>
      <w:r w:rsidRPr="29DD5717">
        <w:rPr>
          <w:rFonts w:cstheme="majorBidi"/>
          <w:lang w:val="en-US"/>
        </w:rPr>
        <w:t xml:space="preserve">Its goal was to create a clearly annotated and matching database for human transcriptome data. It now covers over 18.000 transcripts with detailed information on each protein-coding gene’s location, function, 3’-UTR, 5’-UTR and coding sequence (CDS) length. </w:t>
      </w:r>
      <w:commentRangeStart w:id="190"/>
      <w:r w:rsidRPr="29DD5717">
        <w:rPr>
          <w:rFonts w:cstheme="majorBidi"/>
          <w:lang w:val="en-US"/>
        </w:rPr>
        <w:t>These transcript subsequences serve an important purpose in my analysis, as I consider enrichment of binding in each of them individually.</w:t>
      </w:r>
      <w:commentRangeEnd w:id="190"/>
      <w:r w:rsidR="00927A49">
        <w:rPr>
          <w:rStyle w:val="CommentReference"/>
        </w:rPr>
        <w:commentReference w:id="190"/>
      </w:r>
      <w:r w:rsidRPr="29DD5717">
        <w:rPr>
          <w:rFonts w:cstheme="majorBidi"/>
          <w:lang w:val="en-US"/>
        </w:rPr>
        <w:t xml:space="preserve"> </w:t>
      </w:r>
      <w:commentRangeStart w:id="191"/>
      <w:r w:rsidRPr="29DD5717">
        <w:rPr>
          <w:rFonts w:cstheme="majorBidi"/>
          <w:lang w:val="en-US"/>
        </w:rPr>
        <w:t>As a filtering step, all RBPs in my dataset also had to have a corresponding autologous mRNA sequence available in MANE, otherwise they were discarded.</w:t>
      </w:r>
      <w:commentRangeEnd w:id="191"/>
      <w:r w:rsidR="00927A49">
        <w:rPr>
          <w:rStyle w:val="CommentReference"/>
        </w:rPr>
        <w:commentReference w:id="191"/>
      </w:r>
    </w:p>
    <w:p w14:paraId="148A7741" w14:textId="2B34290B" w:rsidR="00150772" w:rsidRPr="00AE20A9" w:rsidRDefault="29DD5717" w:rsidP="005C30BA">
      <w:pPr>
        <w:pStyle w:val="Heading2"/>
        <w:rPr>
          <w:lang w:val="en-US"/>
        </w:rPr>
      </w:pPr>
      <w:bookmarkStart w:id="192" w:name="_Toc100003486"/>
      <w:commentRangeStart w:id="193"/>
      <w:r w:rsidRPr="29DD5717">
        <w:rPr>
          <w:lang w:val="en-US"/>
        </w:rPr>
        <w:t>Previous work</w:t>
      </w:r>
      <w:bookmarkEnd w:id="192"/>
      <w:commentRangeEnd w:id="193"/>
      <w:r w:rsidR="00150772">
        <w:rPr>
          <w:rStyle w:val="CommentReference"/>
        </w:rPr>
        <w:commentReference w:id="193"/>
      </w:r>
    </w:p>
    <w:p w14:paraId="486F2262" w14:textId="17D28146" w:rsidR="0028423A" w:rsidRPr="00AE20A9" w:rsidRDefault="00147172" w:rsidP="00150772">
      <w:pPr>
        <w:rPr>
          <w:rFonts w:cstheme="majorHAnsi"/>
          <w:lang w:val="en-US"/>
        </w:rPr>
      </w:pPr>
      <w:r w:rsidRPr="00AE20A9">
        <w:rPr>
          <w:rFonts w:cstheme="majorHAnsi"/>
          <w:lang w:val="en-US"/>
        </w:rPr>
        <w:t xml:space="preserve">Arthur </w:t>
      </w:r>
      <w:proofErr w:type="spellStart"/>
      <w:r w:rsidRPr="00AE20A9">
        <w:rPr>
          <w:rFonts w:cstheme="majorHAnsi"/>
          <w:lang w:val="en-US"/>
        </w:rPr>
        <w:t>Theuer</w:t>
      </w:r>
      <w:proofErr w:type="spellEnd"/>
      <w:r w:rsidRPr="00AE20A9">
        <w:rPr>
          <w:rFonts w:cstheme="majorHAnsi"/>
          <w:lang w:val="en-US"/>
        </w:rPr>
        <w:t xml:space="preserve"> and Thomas </w:t>
      </w:r>
      <w:proofErr w:type="spellStart"/>
      <w:r w:rsidRPr="00AE20A9">
        <w:rPr>
          <w:rFonts w:cstheme="majorHAnsi"/>
          <w:lang w:val="en-US"/>
        </w:rPr>
        <w:t>Kapral</w:t>
      </w:r>
      <w:proofErr w:type="spellEnd"/>
      <w:r w:rsidRPr="00AE20A9">
        <w:rPr>
          <w:rFonts w:cstheme="majorHAnsi"/>
          <w:lang w:val="en-US"/>
        </w:rPr>
        <w:t xml:space="preserve"> first initiated the analysis of enrichment in autologous binding of RNA-binding proteins. Their work</w:t>
      </w:r>
      <w:r w:rsidR="005A1CC0" w:rsidRPr="00AE20A9">
        <w:rPr>
          <w:rFonts w:cstheme="majorHAnsi"/>
          <w:lang w:val="en-US"/>
        </w:rPr>
        <w:t>ings</w:t>
      </w:r>
      <w:r w:rsidRPr="00AE20A9">
        <w:rPr>
          <w:rFonts w:cstheme="majorHAnsi"/>
          <w:lang w:val="en-US"/>
        </w:rPr>
        <w:t xml:space="preserve"> </w:t>
      </w:r>
      <w:r w:rsidR="005A1CC0" w:rsidRPr="00AE20A9">
        <w:rPr>
          <w:rFonts w:cstheme="majorHAnsi"/>
          <w:lang w:val="en-US"/>
        </w:rPr>
        <w:t>constructed a solid</w:t>
      </w:r>
      <w:r w:rsidRPr="00AE20A9">
        <w:rPr>
          <w:rFonts w:cstheme="majorHAnsi"/>
          <w:lang w:val="en-US"/>
        </w:rPr>
        <w:t xml:space="preserve"> foundation for my project</w:t>
      </w:r>
      <w:r w:rsidR="005A1CC0" w:rsidRPr="00AE20A9">
        <w:rPr>
          <w:rFonts w:cstheme="majorHAnsi"/>
          <w:lang w:val="en-US"/>
        </w:rPr>
        <w:t xml:space="preserve"> and indicate, that there is more information to be extracted from RBP-RNA interactions. </w:t>
      </w:r>
      <w:r w:rsidR="000B0D66" w:rsidRPr="00AE20A9">
        <w:rPr>
          <w:rFonts w:cstheme="majorHAnsi"/>
          <w:lang w:val="en-US"/>
        </w:rPr>
        <w:t xml:space="preserve">While </w:t>
      </w:r>
      <w:r w:rsidR="005A1CC0" w:rsidRPr="00AE20A9">
        <w:rPr>
          <w:rFonts w:cstheme="majorHAnsi"/>
          <w:lang w:val="en-US"/>
        </w:rPr>
        <w:t xml:space="preserve">Arthur </w:t>
      </w:r>
      <w:proofErr w:type="spellStart"/>
      <w:r w:rsidR="005A1CC0" w:rsidRPr="00AE20A9">
        <w:rPr>
          <w:rFonts w:cstheme="majorHAnsi"/>
          <w:lang w:val="en-US"/>
        </w:rPr>
        <w:t>Theuer’s</w:t>
      </w:r>
      <w:proofErr w:type="spellEnd"/>
      <w:r w:rsidR="005A1CC0" w:rsidRPr="00AE20A9">
        <w:rPr>
          <w:rFonts w:cstheme="majorHAnsi"/>
          <w:lang w:val="en-US"/>
        </w:rPr>
        <w:t xml:space="preserve"> Bachelor’s thesis </w:t>
      </w:r>
      <w:r w:rsidR="0028423A" w:rsidRPr="00AE20A9">
        <w:rPr>
          <w:rFonts w:cstheme="majorHAnsi"/>
          <w:lang w:val="en-US"/>
        </w:rPr>
        <w:t>explored different frameworks for testing enrichment in autologous binding of RBPs, my project focusses on one of those frameworks, namely the application of position probability matrices to the problem of examining how affine an RBP is to its own mRNA.</w:t>
      </w:r>
    </w:p>
    <w:p w14:paraId="58DC0BDF" w14:textId="655F8E76" w:rsidR="00946C92" w:rsidRPr="00AE20A9" w:rsidRDefault="29DD5717" w:rsidP="005C30BA">
      <w:pPr>
        <w:pStyle w:val="Heading3"/>
        <w:rPr>
          <w:lang w:val="en-US"/>
        </w:rPr>
      </w:pPr>
      <w:bookmarkStart w:id="194" w:name="_Toc100003487"/>
      <w:commentRangeStart w:id="195"/>
      <w:commentRangeStart w:id="196"/>
      <w:r w:rsidRPr="29DD5717">
        <w:rPr>
          <w:lang w:val="en-US"/>
        </w:rPr>
        <w:t>The datasets</w:t>
      </w:r>
      <w:bookmarkEnd w:id="194"/>
      <w:commentRangeEnd w:id="195"/>
      <w:r w:rsidR="00946C92">
        <w:rPr>
          <w:rStyle w:val="CommentReference"/>
        </w:rPr>
        <w:commentReference w:id="195"/>
      </w:r>
      <w:commentRangeEnd w:id="196"/>
      <w:r w:rsidR="00946C92">
        <w:rPr>
          <w:rStyle w:val="CommentReference"/>
        </w:rPr>
        <w:commentReference w:id="196"/>
      </w:r>
    </w:p>
    <w:p w14:paraId="14858906" w14:textId="16242AC1" w:rsidR="00AD47A2" w:rsidRPr="00AE20A9" w:rsidRDefault="0028423A" w:rsidP="00AD47A2">
      <w:pPr>
        <w:rPr>
          <w:rFonts w:cstheme="majorHAnsi"/>
          <w:lang w:val="en-US"/>
        </w:rPr>
      </w:pPr>
      <w:r w:rsidRPr="00AE20A9">
        <w:rPr>
          <w:rFonts w:cstheme="majorHAnsi"/>
          <w:lang w:val="en-US"/>
        </w:rPr>
        <w:t xml:space="preserve">The datasets used by my predecessor are largely equal to the ones described in the previous section. However, since I only used RBP data that included probability matrices, </w:t>
      </w:r>
      <w:r w:rsidR="00AD47A2" w:rsidRPr="00AE20A9">
        <w:rPr>
          <w:rFonts w:cstheme="majorHAnsi"/>
          <w:lang w:val="en-US"/>
        </w:rPr>
        <w:t xml:space="preserve">the dataset provided by </w:t>
      </w:r>
      <w:r w:rsidR="00AD47A2" w:rsidRPr="00AE20A9">
        <w:rPr>
          <w:rFonts w:cstheme="majorHAnsi"/>
          <w:lang w:val="en-US"/>
        </w:rPr>
        <w:lastRenderedPageBreak/>
        <w:t>Dominguez et al. had to be excluded from the analysis. This dataset, which contains 76 RBPs and their respective affinity motifs, was created, and results published, in a 2018 study</w:t>
      </w:r>
      <w:r w:rsidR="004B4818" w:rsidRPr="00AE20A9">
        <w:rPr>
          <w:rFonts w:cstheme="majorHAnsi"/>
          <w:lang w:val="en-US"/>
        </w:rPr>
        <w:t xml:space="preserve"> that used High-throughput </w:t>
      </w:r>
      <w:commentRangeStart w:id="197"/>
      <w:r w:rsidR="00ED3E30" w:rsidRPr="00AE20A9">
        <w:rPr>
          <w:rFonts w:cstheme="majorHAnsi"/>
          <w:lang w:val="en-US"/>
        </w:rPr>
        <w:t>RNA bind-n-seq to determine RBP motifs</w:t>
      </w:r>
      <w:commentRangeEnd w:id="197"/>
      <w:r w:rsidR="00B8799F" w:rsidRPr="00AE20A9">
        <w:rPr>
          <w:rStyle w:val="CommentReference"/>
          <w:lang w:val="en-US"/>
        </w:rPr>
        <w:commentReference w:id="197"/>
      </w:r>
      <w:r w:rsidR="00ED3E30" w:rsidRPr="00AE20A9">
        <w:rPr>
          <w:rFonts w:cstheme="majorHAnsi"/>
          <w:lang w:val="en-US"/>
        </w:rPr>
        <w:t>.</w:t>
      </w:r>
      <w:r w:rsidR="00994295" w:rsidRPr="00AE20A9">
        <w:rPr>
          <w:rFonts w:cstheme="majorHAnsi"/>
          <w:lang w:val="en-US"/>
        </w:rPr>
        <w:t xml:space="preserve"> [4]</w:t>
      </w:r>
    </w:p>
    <w:p w14:paraId="18FF6476" w14:textId="17F8F3B7" w:rsidR="002879D9" w:rsidRPr="00AE20A9" w:rsidRDefault="002879D9" w:rsidP="00AD47A2">
      <w:pPr>
        <w:rPr>
          <w:rFonts w:cstheme="majorHAnsi"/>
          <w:lang w:val="en-US"/>
        </w:rPr>
      </w:pPr>
    </w:p>
    <w:p w14:paraId="456D2869" w14:textId="1A5E5DC8" w:rsidR="00AD47A2" w:rsidRPr="00AE20A9" w:rsidRDefault="29DD5717" w:rsidP="005C30BA">
      <w:pPr>
        <w:pStyle w:val="Heading3"/>
        <w:rPr>
          <w:lang w:val="en-US"/>
        </w:rPr>
      </w:pPr>
      <w:bookmarkStart w:id="198" w:name="_Toc100003488"/>
      <w:commentRangeStart w:id="199"/>
      <w:commentRangeStart w:id="200"/>
      <w:r w:rsidRPr="29DD5717">
        <w:rPr>
          <w:lang w:val="en-US"/>
        </w:rPr>
        <w:t>Background</w:t>
      </w:r>
      <w:bookmarkEnd w:id="198"/>
      <w:commentRangeEnd w:id="199"/>
      <w:r w:rsidR="003541B3">
        <w:rPr>
          <w:rStyle w:val="CommentReference"/>
        </w:rPr>
        <w:commentReference w:id="199"/>
      </w:r>
      <w:commentRangeEnd w:id="200"/>
      <w:r w:rsidR="003541B3">
        <w:rPr>
          <w:rStyle w:val="CommentReference"/>
        </w:rPr>
        <w:commentReference w:id="200"/>
      </w:r>
    </w:p>
    <w:p w14:paraId="7087820F" w14:textId="77777777" w:rsidR="003541B3" w:rsidRPr="00AE20A9" w:rsidRDefault="003541B3" w:rsidP="29DD5717">
      <w:pPr>
        <w:rPr>
          <w:del w:id="201" w:author="Thomas Kapral" w:date="2022-04-12T09:16:00Z"/>
          <w:rFonts w:cstheme="majorBidi"/>
          <w:lang w:val="en-US"/>
        </w:rPr>
      </w:pPr>
      <w:del w:id="202" w:author="Thomas Kapral" w:date="2022-04-12T09:16:00Z">
        <w:r w:rsidRPr="29DD5717" w:rsidDel="29DD5717">
          <w:rPr>
            <w:rFonts w:cstheme="majorBidi"/>
            <w:lang w:val="en-US"/>
          </w:rPr>
          <w:delText xml:space="preserve">As this matching was carried out for every transcript found in the MANE transcriptome database, a coverage value was calculated for each transcript, including the autologous transcript of every RBP. </w:delText>
        </w:r>
      </w:del>
    </w:p>
    <w:p w14:paraId="19957A7B" w14:textId="77777777" w:rsidR="003541B3" w:rsidRPr="00AE20A9" w:rsidRDefault="003541B3" w:rsidP="29DD5717">
      <w:pPr>
        <w:rPr>
          <w:del w:id="203" w:author="Thomas Kapral" w:date="2022-04-12T09:16:00Z"/>
          <w:rFonts w:cstheme="majorBidi"/>
          <w:lang w:val="en-US"/>
        </w:rPr>
      </w:pPr>
      <w:del w:id="204" w:author="Thomas Kapral" w:date="2022-04-12T09:16:00Z">
        <w:r w:rsidRPr="29DD5717" w:rsidDel="29DD5717">
          <w:rPr>
            <w:rFonts w:cstheme="majorBidi"/>
            <w:lang w:val="en-US"/>
          </w:rPr>
          <w:delText>As compositional and length biases are of concern, the background to be tested against was manipulated in several ways.</w:delText>
        </w:r>
      </w:del>
    </w:p>
    <w:p w14:paraId="168882FF" w14:textId="77777777" w:rsidR="003541B3" w:rsidRPr="00AE20A9" w:rsidRDefault="003541B3" w:rsidP="29DD5717">
      <w:pPr>
        <w:rPr>
          <w:del w:id="205" w:author="Thomas Kapral" w:date="2022-04-12T09:16:00Z"/>
          <w:rFonts w:cstheme="majorBidi"/>
          <w:lang w:val="en-US"/>
        </w:rPr>
      </w:pPr>
      <w:del w:id="206" w:author="Thomas Kapral" w:date="2022-04-12T09:16:00Z">
        <w:r w:rsidRPr="29DD5717" w:rsidDel="29DD5717">
          <w:rPr>
            <w:rFonts w:cstheme="majorBidi"/>
            <w:lang w:val="en-US"/>
          </w:rPr>
          <w:delText>Instead of using the transcriptome sequences as they are, in one approach, they were randomly shuffled around to exclude compositional biases. In another approach, only transcripts of equal or higher length than the autologous mRNA were considered and, in turn, randomly shuffled around so as to avoid length and compositional biases. In a third approach, random sequences of equal length to the autologous mRNA of each RBP were created using the di-nucleotide frequency distribution of the MANE database.</w:delText>
        </w:r>
      </w:del>
    </w:p>
    <w:p w14:paraId="025E2393" w14:textId="77777777" w:rsidR="003541B3" w:rsidRPr="00AE20A9" w:rsidRDefault="003541B3" w:rsidP="00150772">
      <w:pPr>
        <w:rPr>
          <w:rFonts w:cstheme="majorHAnsi"/>
          <w:lang w:val="en-US"/>
        </w:rPr>
      </w:pPr>
    </w:p>
    <w:p w14:paraId="1133CCF5" w14:textId="3941B565" w:rsidR="003541B3" w:rsidRPr="00AE20A9" w:rsidRDefault="29DD5717" w:rsidP="00071AC8">
      <w:pPr>
        <w:pStyle w:val="Heading3"/>
        <w:rPr>
          <w:lang w:val="en-US"/>
        </w:rPr>
      </w:pPr>
      <w:bookmarkStart w:id="207" w:name="_Toc100003489"/>
      <w:ins w:id="208" w:author="Thomas Kapral" w:date="2022-04-12T08:39:00Z">
        <w:r w:rsidRPr="29DD5717">
          <w:rPr>
            <w:lang w:val="en-US"/>
          </w:rPr>
          <w:t xml:space="preserve">Sequence </w:t>
        </w:r>
      </w:ins>
      <w:ins w:id="209" w:author="Thomas Kapral" w:date="2022-04-12T08:40:00Z">
        <w:r w:rsidRPr="29DD5717">
          <w:rPr>
            <w:lang w:val="en-US"/>
          </w:rPr>
          <w:t>m</w:t>
        </w:r>
      </w:ins>
      <w:ins w:id="210" w:author="Thomas Kapral" w:date="2022-04-12T08:39:00Z">
        <w:r w:rsidRPr="29DD5717">
          <w:rPr>
            <w:lang w:val="en-US"/>
          </w:rPr>
          <w:t xml:space="preserve">otif search - </w:t>
        </w:r>
      </w:ins>
      <w:r w:rsidRPr="29DD5717">
        <w:rPr>
          <w:lang w:val="en-US"/>
        </w:rPr>
        <w:t>Exact matching</w:t>
      </w:r>
      <w:bookmarkEnd w:id="207"/>
    </w:p>
    <w:p w14:paraId="460930A5" w14:textId="11A4FC9C" w:rsidR="004B2FF4" w:rsidRPr="00AE20A9" w:rsidRDefault="00946C92" w:rsidP="29DD5717">
      <w:pPr>
        <w:rPr>
          <w:ins w:id="211" w:author="Thomas Kapral" w:date="2022-04-12T09:10:00Z"/>
          <w:rFonts w:cstheme="majorBidi"/>
          <w:lang w:val="en-US"/>
        </w:rPr>
      </w:pPr>
      <w:del w:id="212" w:author="Thomas Kapral" w:date="2022-04-12T09:08:00Z">
        <w:r w:rsidRPr="29DD5717" w:rsidDel="29DD5717">
          <w:rPr>
            <w:rFonts w:cstheme="majorBidi"/>
            <w:lang w:val="en-US"/>
          </w:rPr>
          <w:delText>Every RBP in the dataset has at least one motif it shows high affinity for.</w:delText>
        </w:r>
      </w:del>
      <w:r w:rsidR="29DD5717" w:rsidRPr="29DD5717">
        <w:rPr>
          <w:rFonts w:cstheme="majorBidi"/>
          <w:lang w:val="en-US"/>
        </w:rPr>
        <w:t xml:space="preserve"> In an exact matching procedure, an alignment of these “best” motifs to every point along a sequence is attempted and exact matches reported. </w:t>
      </w:r>
    </w:p>
    <w:p w14:paraId="1C0BB294" w14:textId="39D66B95" w:rsidR="004B2FF4" w:rsidRPr="00AE20A9" w:rsidRDefault="004B2FF4" w:rsidP="29DD5717">
      <w:pPr>
        <w:rPr>
          <w:ins w:id="213" w:author="Thomas Kapral" w:date="2022-04-12T09:10:00Z"/>
          <w:rFonts w:ascii="Calibri" w:hAnsi="Calibri"/>
          <w:lang w:val="en-US"/>
        </w:rPr>
      </w:pPr>
    </w:p>
    <w:p w14:paraId="3D97ADFC" w14:textId="12C103BF" w:rsidR="004B2FF4" w:rsidRPr="00AE20A9" w:rsidRDefault="00946C92" w:rsidP="29DD5717">
      <w:pPr>
        <w:rPr>
          <w:rFonts w:cstheme="majorBidi"/>
          <w:lang w:val="en-US"/>
        </w:rPr>
      </w:pPr>
      <w:del w:id="214" w:author="Thomas Kapral" w:date="2022-04-12T09:09:00Z">
        <w:r w:rsidRPr="29DD5717" w:rsidDel="29DD5717">
          <w:rPr>
            <w:rFonts w:cstheme="majorBidi"/>
            <w:lang w:val="en-US"/>
          </w:rPr>
          <w:delText xml:space="preserve">Using the resulting matches, a coverage value for each RBP-transcript pair can be calculated. </w:delText>
        </w:r>
      </w:del>
    </w:p>
    <w:p w14:paraId="67D939F0" w14:textId="704C323B" w:rsidR="004B2FF4" w:rsidRPr="00AE20A9" w:rsidRDefault="29DD5717" w:rsidP="29DD5717">
      <w:pPr>
        <w:rPr>
          <w:ins w:id="215" w:author="Thomas Kapral" w:date="2022-04-12T08:48:00Z"/>
          <w:rFonts w:cstheme="majorBidi"/>
          <w:lang w:val="en-US"/>
        </w:rPr>
      </w:pPr>
      <w:r w:rsidRPr="29DD5717">
        <w:rPr>
          <w:rFonts w:cstheme="majorBidi"/>
          <w:lang w:val="en-US"/>
        </w:rPr>
        <w:t>From a probabilistic perspective, motif length plays a big role in an exact matching procedure. Since only an exact match between the protein’s motif and the scanned RNA stretch will contribute to coverage, shorter motifs would be represented considerably more often in any random sequence than longer motifs would.  To remedy this bias, motifs were fragmented to a specified size. Whenever a motif was longer than allowed, every possible subsequence of this motif was used to determine a combined coverage value.</w:t>
      </w:r>
    </w:p>
    <w:p w14:paraId="5BF47519" w14:textId="0BD6E63F" w:rsidR="29DD5717" w:rsidRDefault="29DD5717" w:rsidP="29DD5717">
      <w:pPr>
        <w:rPr>
          <w:ins w:id="216" w:author="Thomas Kapral" w:date="2022-04-12T08:48:00Z"/>
          <w:rFonts w:ascii="Calibri" w:hAnsi="Calibri"/>
          <w:lang w:val="en-US"/>
        </w:rPr>
      </w:pPr>
    </w:p>
    <w:p w14:paraId="2AFEFE56" w14:textId="56AD4153" w:rsidR="29DD5717" w:rsidRDefault="29DD5717" w:rsidP="29DD5717">
      <w:pPr>
        <w:rPr>
          <w:ins w:id="217" w:author="Thomas Kapral" w:date="2022-04-12T09:01:00Z"/>
          <w:rFonts w:ascii="Calibri" w:hAnsi="Calibri"/>
          <w:lang w:val="en-US"/>
        </w:rPr>
      </w:pPr>
      <w:ins w:id="218" w:author="Thomas Kapral" w:date="2022-04-12T08:48:00Z">
        <w:r w:rsidRPr="29DD5717">
          <w:rPr>
            <w:rFonts w:ascii="Calibri" w:hAnsi="Calibri" w:cstheme="majorBidi"/>
            <w:lang w:val="en-US"/>
          </w:rPr>
          <w:t>2.2.</w:t>
        </w:r>
      </w:ins>
      <w:ins w:id="219" w:author="Thomas Kapral" w:date="2022-04-12T08:49:00Z">
        <w:r w:rsidRPr="29DD5717">
          <w:rPr>
            <w:rFonts w:ascii="Calibri" w:hAnsi="Calibri" w:cstheme="majorBidi"/>
            <w:lang w:val="en-US"/>
          </w:rPr>
          <w:t>4. Sequence motif search – FIMO</w:t>
        </w:r>
      </w:ins>
    </w:p>
    <w:p w14:paraId="0838CB90" w14:textId="4AEBAED0" w:rsidR="29DD5717" w:rsidRDefault="29DD5717" w:rsidP="29DD5717">
      <w:pPr>
        <w:rPr>
          <w:ins w:id="220" w:author="Thomas Kapral" w:date="2022-04-12T08:57:00Z"/>
          <w:rFonts w:ascii="Calibri" w:hAnsi="Calibri" w:cstheme="majorBidi"/>
          <w:lang w:val="en-US"/>
        </w:rPr>
      </w:pPr>
      <w:ins w:id="221" w:author="Thomas Kapral" w:date="2022-04-12T09:01:00Z">
        <w:r w:rsidRPr="29DD5717">
          <w:rPr>
            <w:rFonts w:ascii="Calibri" w:hAnsi="Calibri" w:cstheme="majorBidi"/>
            <w:lang w:val="en-US"/>
          </w:rPr>
          <w:lastRenderedPageBreak/>
          <w:t>Su</w:t>
        </w:r>
      </w:ins>
      <w:ins w:id="222" w:author="Thomas Kapral" w:date="2022-04-12T09:02:00Z">
        <w:r w:rsidRPr="29DD5717">
          <w:rPr>
            <w:rFonts w:ascii="Calibri" w:hAnsi="Calibri" w:cstheme="majorBidi"/>
            <w:lang w:val="en-US"/>
          </w:rPr>
          <w:t xml:space="preserve">mmarize how you used FIMO in a single paragraph, </w:t>
        </w:r>
      </w:ins>
      <w:ins w:id="223" w:author="Thomas Kapral" w:date="2022-04-12T09:05:00Z">
        <w:r w:rsidRPr="29DD5717">
          <w:rPr>
            <w:rFonts w:ascii="Calibri" w:hAnsi="Calibri" w:cstheme="majorBidi"/>
            <w:lang w:val="en-US"/>
          </w:rPr>
          <w:t>only giving the minimum information that is needed to be able to reproduce your results No explanation about w</w:t>
        </w:r>
      </w:ins>
      <w:ins w:id="224" w:author="Thomas Kapral" w:date="2022-04-12T09:06:00Z">
        <w:r w:rsidRPr="29DD5717">
          <w:rPr>
            <w:rFonts w:ascii="Calibri" w:hAnsi="Calibri" w:cstheme="majorBidi"/>
            <w:lang w:val="en-US"/>
          </w:rPr>
          <w:t xml:space="preserve">hat </w:t>
        </w:r>
        <w:proofErr w:type="spellStart"/>
        <w:r w:rsidRPr="29DD5717">
          <w:rPr>
            <w:rFonts w:ascii="Calibri" w:hAnsi="Calibri" w:cstheme="majorBidi"/>
            <w:lang w:val="en-US"/>
          </w:rPr>
          <w:t>fimo</w:t>
        </w:r>
        <w:proofErr w:type="spellEnd"/>
        <w:r w:rsidRPr="29DD5717">
          <w:rPr>
            <w:rFonts w:ascii="Calibri" w:hAnsi="Calibri" w:cstheme="majorBidi"/>
            <w:lang w:val="en-US"/>
          </w:rPr>
          <w:t xml:space="preserve"> does</w:t>
        </w:r>
      </w:ins>
      <w:ins w:id="225" w:author="Thomas Kapral" w:date="2022-04-12T09:02:00Z">
        <w:r w:rsidRPr="29DD5717">
          <w:rPr>
            <w:rFonts w:ascii="Calibri" w:hAnsi="Calibri" w:cstheme="majorBidi"/>
            <w:lang w:val="en-US"/>
          </w:rPr>
          <w:t xml:space="preserve">. </w:t>
        </w:r>
      </w:ins>
      <w:ins w:id="226" w:author="Thomas Kapral" w:date="2022-04-12T09:03:00Z">
        <w:r w:rsidRPr="29DD5717">
          <w:rPr>
            <w:rFonts w:ascii="Calibri" w:hAnsi="Calibri" w:cstheme="majorBidi"/>
            <w:lang w:val="en-US"/>
          </w:rPr>
          <w:t>Just on what you use it and the chosen background and parameters.</w:t>
        </w:r>
      </w:ins>
    </w:p>
    <w:p w14:paraId="36474C3C" w14:textId="25C2A8B0" w:rsidR="29DD5717" w:rsidRDefault="29DD5717" w:rsidP="29DD5717">
      <w:pPr>
        <w:rPr>
          <w:ins w:id="227" w:author="Thomas Kapral" w:date="2022-04-12T08:49:00Z"/>
          <w:rFonts w:ascii="Calibri" w:hAnsi="Calibri"/>
          <w:lang w:val="en-US"/>
        </w:rPr>
      </w:pPr>
    </w:p>
    <w:p w14:paraId="4011B0F3" w14:textId="181A1F60" w:rsidR="29DD5717" w:rsidRDefault="29DD5717" w:rsidP="29DD5717">
      <w:pPr>
        <w:rPr>
          <w:ins w:id="228" w:author="Thomas Kapral" w:date="2022-04-12T08:49:00Z"/>
          <w:rFonts w:ascii="Calibri" w:hAnsi="Calibri"/>
          <w:lang w:val="en-US"/>
        </w:rPr>
      </w:pPr>
    </w:p>
    <w:p w14:paraId="488E3ECB" w14:textId="4D6286D8" w:rsidR="29DD5717" w:rsidRDefault="29DD5717" w:rsidP="29DD5717">
      <w:pPr>
        <w:rPr>
          <w:rFonts w:ascii="Calibri" w:hAnsi="Calibri"/>
          <w:lang w:val="en-US"/>
        </w:rPr>
      </w:pPr>
      <w:ins w:id="229" w:author="Thomas Kapral" w:date="2022-04-12T08:49:00Z">
        <w:r w:rsidRPr="29DD5717">
          <w:rPr>
            <w:rFonts w:ascii="Calibri" w:hAnsi="Calibri" w:cstheme="majorBidi"/>
            <w:lang w:val="en-US"/>
          </w:rPr>
          <w:t>2.2.</w:t>
        </w:r>
      </w:ins>
      <w:ins w:id="230" w:author="Thomas Kapral" w:date="2022-04-12T08:50:00Z">
        <w:r w:rsidRPr="29DD5717">
          <w:rPr>
            <w:rFonts w:ascii="Calibri" w:hAnsi="Calibri" w:cstheme="majorBidi"/>
            <w:lang w:val="en-US"/>
          </w:rPr>
          <w:t>5. Evaluation of motif-occurrence enrichment</w:t>
        </w:r>
      </w:ins>
      <w:ins w:id="231" w:author="Thomas Kapral" w:date="2022-04-12T08:56:00Z">
        <w:r w:rsidRPr="29DD5717">
          <w:rPr>
            <w:rFonts w:ascii="Calibri" w:hAnsi="Calibri" w:cstheme="majorBidi"/>
            <w:lang w:val="en-US"/>
          </w:rPr>
          <w:t>s</w:t>
        </w:r>
      </w:ins>
    </w:p>
    <w:p w14:paraId="7AD61785" w14:textId="77777777" w:rsidR="008E4FDF" w:rsidRPr="00AE20A9" w:rsidRDefault="008E4FDF" w:rsidP="00ED3E30">
      <w:pPr>
        <w:rPr>
          <w:rFonts w:cstheme="majorHAnsi"/>
          <w:lang w:val="en-US"/>
        </w:rPr>
      </w:pPr>
    </w:p>
    <w:p w14:paraId="334F1B6C" w14:textId="117B63C9" w:rsidR="00150772" w:rsidRPr="00AE20A9" w:rsidRDefault="00150772" w:rsidP="00071AC8">
      <w:pPr>
        <w:pStyle w:val="Heading3"/>
        <w:rPr>
          <w:lang w:val="en-US"/>
        </w:rPr>
      </w:pPr>
      <w:bookmarkStart w:id="232" w:name="_Toc100003490"/>
      <w:r w:rsidRPr="00AE20A9">
        <w:rPr>
          <w:lang w:val="en-US"/>
        </w:rPr>
        <w:t>In-silico translation</w:t>
      </w:r>
      <w:bookmarkEnd w:id="232"/>
    </w:p>
    <w:p w14:paraId="010C1D05" w14:textId="6CDC3210" w:rsidR="00ED100D" w:rsidRPr="00AE20A9" w:rsidRDefault="003541B3" w:rsidP="29DD5717">
      <w:pPr>
        <w:rPr>
          <w:del w:id="233" w:author="Thomas Kapral" w:date="2022-04-12T07:12:00Z"/>
          <w:rFonts w:cstheme="majorBidi"/>
          <w:lang w:val="en-US"/>
        </w:rPr>
      </w:pPr>
      <w:del w:id="234" w:author="Thomas Kapral" w:date="2022-04-12T07:12:00Z">
        <w:r w:rsidRPr="29DD5717" w:rsidDel="29DD5717">
          <w:rPr>
            <w:rFonts w:cstheme="majorBidi"/>
            <w:lang w:val="en-US"/>
          </w:rPr>
          <w:delText>A different framework for analyzing binding preferences of RBPs is given by a slightly altered research question: “Does an mRNA bind what it codes for?”. Considering this question, the motifs of each RBP were translated into all possible amino acid sequences they might code for. In terms of background, the MANE transcriptome includes the amino acid sequences of each RBP. Again, the motifs, now amino acid sequences, were matched with each protein sequence to determine coverage valu</w:delText>
        </w:r>
        <w:commentRangeStart w:id="235"/>
        <w:commentRangeStart w:id="236"/>
        <w:r w:rsidRPr="29DD5717" w:rsidDel="29DD5717">
          <w:rPr>
            <w:rFonts w:cstheme="majorBidi"/>
            <w:lang w:val="en-US"/>
          </w:rPr>
          <w:delText xml:space="preserve">es. </w:delText>
        </w:r>
      </w:del>
      <w:commentRangeEnd w:id="235"/>
      <w:r>
        <w:rPr>
          <w:rStyle w:val="CommentReference"/>
        </w:rPr>
        <w:commentReference w:id="235"/>
      </w:r>
      <w:commentRangeEnd w:id="236"/>
      <w:r>
        <w:rPr>
          <w:rStyle w:val="CommentReference"/>
        </w:rPr>
        <w:commentReference w:id="236"/>
      </w:r>
    </w:p>
    <w:p w14:paraId="55B38982" w14:textId="08791007" w:rsidR="00ED100D" w:rsidRPr="00AE20A9" w:rsidRDefault="00ED100D" w:rsidP="003541B3">
      <w:pPr>
        <w:rPr>
          <w:rFonts w:cstheme="majorHAnsi"/>
          <w:lang w:val="en-US"/>
        </w:rPr>
      </w:pPr>
    </w:p>
    <w:p w14:paraId="2768921E" w14:textId="45AFC872" w:rsidR="00ED100D" w:rsidRPr="00AE20A9" w:rsidRDefault="29DD5717" w:rsidP="29DD5717">
      <w:pPr>
        <w:pStyle w:val="Heading3"/>
        <w:rPr>
          <w:highlight w:val="yellow"/>
          <w:lang w:val="en-US"/>
          <w:rPrChange w:id="237" w:author="Thomas Kapral" w:date="2022-04-12T08:46:00Z">
            <w:rPr>
              <w:lang w:val="en-US"/>
            </w:rPr>
          </w:rPrChange>
        </w:rPr>
      </w:pPr>
      <w:bookmarkStart w:id="238" w:name="_Toc100003491"/>
      <w:r w:rsidRPr="29DD5717">
        <w:rPr>
          <w:highlight w:val="yellow"/>
          <w:lang w:val="en-US"/>
          <w:rPrChange w:id="239" w:author="Thomas Kapral" w:date="2022-04-12T08:46:00Z">
            <w:rPr>
              <w:lang w:val="en-US"/>
            </w:rPr>
          </w:rPrChange>
        </w:rPr>
        <w:t>Position probability matrices</w:t>
      </w:r>
      <w:bookmarkEnd w:id="238"/>
    </w:p>
    <w:p w14:paraId="66E167BE" w14:textId="25F126FC" w:rsidR="00E259CE" w:rsidRPr="00AE20A9" w:rsidRDefault="29DD5717" w:rsidP="29DD5717">
      <w:pPr>
        <w:rPr>
          <w:rFonts w:cstheme="majorBidi"/>
          <w:highlight w:val="yellow"/>
          <w:lang w:val="en-US"/>
          <w:rPrChange w:id="240" w:author="Thomas Kapral" w:date="2022-04-12T08:46:00Z">
            <w:rPr>
              <w:rFonts w:cstheme="majorBidi"/>
              <w:lang w:val="en-US"/>
            </w:rPr>
          </w:rPrChange>
        </w:rPr>
      </w:pPr>
      <w:r w:rsidRPr="29DD5717">
        <w:rPr>
          <w:rFonts w:cstheme="majorBidi"/>
          <w:highlight w:val="yellow"/>
          <w:lang w:val="en-US"/>
          <w:rPrChange w:id="241" w:author="Thomas Kapral" w:date="2022-04-12T08:46:00Z">
            <w:rPr>
              <w:rFonts w:cstheme="majorBidi"/>
              <w:lang w:val="en-US"/>
            </w:rPr>
          </w:rPrChange>
        </w:rPr>
        <w:t>Probability matrices offer a probabilistic/generalized approach to the match finding problem. In this framework, a matrix is placed against the sequence to test, and a score is calculated by adding up/multiplying the values in the matrix. How exactly this scoring procedure happens is explained in detail in the next section.</w:t>
      </w:r>
    </w:p>
    <w:p w14:paraId="2F714746" w14:textId="77777777" w:rsidR="00E259CE" w:rsidRPr="00AE20A9" w:rsidRDefault="00E259CE" w:rsidP="00E259CE">
      <w:pPr>
        <w:rPr>
          <w:rFonts w:cstheme="majorHAnsi"/>
          <w:lang w:val="en-US"/>
        </w:rPr>
      </w:pPr>
    </w:p>
    <w:p w14:paraId="67C68527" w14:textId="01C43405" w:rsidR="009E5CF3" w:rsidRPr="00DB5CD2" w:rsidRDefault="29DD5717" w:rsidP="003541B3">
      <w:pPr>
        <w:pStyle w:val="Heading3"/>
        <w:rPr>
          <w:lang w:val="en-US"/>
        </w:rPr>
      </w:pPr>
      <w:bookmarkStart w:id="242" w:name="_Toc100003492"/>
      <w:bookmarkStart w:id="243" w:name="_Hlk102575868"/>
      <w:commentRangeStart w:id="244"/>
      <w:commentRangeStart w:id="245"/>
      <w:r w:rsidRPr="29DD5717">
        <w:rPr>
          <w:lang w:val="en-US"/>
        </w:rPr>
        <w:lastRenderedPageBreak/>
        <w:t>Results</w:t>
      </w:r>
      <w:bookmarkEnd w:id="242"/>
      <w:commentRangeEnd w:id="244"/>
      <w:r w:rsidR="009E5CF3">
        <w:rPr>
          <w:rStyle w:val="CommentReference"/>
        </w:rPr>
        <w:commentReference w:id="244"/>
      </w:r>
      <w:commentRangeEnd w:id="245"/>
      <w:r w:rsidR="009E5CF3">
        <w:rPr>
          <w:rStyle w:val="CommentReference"/>
        </w:rPr>
        <w:commentReference w:id="245"/>
      </w:r>
    </w:p>
    <w:p w14:paraId="0FCB641C" w14:textId="283122D6" w:rsidR="00DB5CD2" w:rsidRDefault="009E5CF3" w:rsidP="00DB5CD2">
      <w:pPr>
        <w:keepNext/>
      </w:pPr>
      <w:r w:rsidRPr="00AE20A9">
        <w:rPr>
          <w:rFonts w:cstheme="majorHAnsi"/>
          <w:noProof/>
          <w:lang w:val="en-US"/>
        </w:rPr>
        <w:drawing>
          <wp:inline distT="0" distB="0" distL="0" distR="0" wp14:anchorId="035F2D0A" wp14:editId="28A35739">
            <wp:extent cx="5733415" cy="2840355"/>
            <wp:effectExtent l="0" t="0" r="635" b="0"/>
            <wp:docPr id="13" name="Picture 13"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diagram&#10;&#10;Description automatically generated"/>
                    <pic:cNvPicPr/>
                  </pic:nvPicPr>
                  <pic:blipFill>
                    <a:blip r:embed="rId11"/>
                    <a:stretch>
                      <a:fillRect/>
                    </a:stretch>
                  </pic:blipFill>
                  <pic:spPr>
                    <a:xfrm>
                      <a:off x="0" y="0"/>
                      <a:ext cx="5733415" cy="2840355"/>
                    </a:xfrm>
                    <a:prstGeom prst="rect">
                      <a:avLst/>
                    </a:prstGeom>
                  </pic:spPr>
                </pic:pic>
              </a:graphicData>
            </a:graphic>
          </wp:inline>
        </w:drawing>
      </w:r>
    </w:p>
    <w:p w14:paraId="7FFC76BF" w14:textId="25ED860A" w:rsidR="009E5CF3" w:rsidRPr="00DB5CD2" w:rsidRDefault="29DD5717" w:rsidP="29DD5717">
      <w:pPr>
        <w:pStyle w:val="Caption"/>
        <w:rPr>
          <w:rFonts w:cstheme="majorBidi"/>
          <w:lang w:val="en-US"/>
        </w:rPr>
      </w:pPr>
      <w:r w:rsidRPr="29DD5717">
        <w:rPr>
          <w:lang w:val="en-US"/>
        </w:rPr>
        <w:t xml:space="preserve">Figure </w:t>
      </w:r>
      <w:r w:rsidR="00DB5CD2">
        <w:fldChar w:fldCharType="begin"/>
      </w:r>
      <w:r w:rsidR="00DB5CD2" w:rsidRPr="29DD5717">
        <w:rPr>
          <w:lang w:val="en-US"/>
        </w:rPr>
        <w:instrText xml:space="preserve"> SEQ Figure \* ARABIC </w:instrText>
      </w:r>
      <w:r w:rsidR="00DB5CD2">
        <w:fldChar w:fldCharType="separate"/>
      </w:r>
      <w:r w:rsidRPr="29DD5717">
        <w:rPr>
          <w:noProof/>
          <w:lang w:val="en-US"/>
        </w:rPr>
        <w:t>2</w:t>
      </w:r>
      <w:r w:rsidR="00DB5CD2">
        <w:fldChar w:fldCharType="end"/>
      </w:r>
      <w:r w:rsidRPr="29DD5717">
        <w:rPr>
          <w:lang w:val="en-US"/>
        </w:rPr>
        <w:t xml:space="preserve">: The distribution of z-scores over autologous transcripts (left of each section) and the background (right of each section). </w:t>
      </w:r>
      <w:commentRangeStart w:id="246"/>
      <w:r w:rsidRPr="29DD5717">
        <w:rPr>
          <w:lang w:val="en-US"/>
        </w:rPr>
        <w:t>Exact matching was used</w:t>
      </w:r>
      <w:commentRangeEnd w:id="246"/>
      <w:r w:rsidR="00DB5CD2">
        <w:rPr>
          <w:rStyle w:val="CommentReference"/>
        </w:rPr>
        <w:commentReference w:id="246"/>
      </w:r>
      <w:r w:rsidRPr="29DD5717">
        <w:rPr>
          <w:lang w:val="en-US"/>
        </w:rPr>
        <w:t xml:space="preserve"> to obtain these results. Significant enrichment of autologous binding was observed in most transcript subsequences.</w:t>
      </w:r>
    </w:p>
    <w:p w14:paraId="38CE4428" w14:textId="77777777" w:rsidR="009E5CF3" w:rsidRPr="00AE20A9" w:rsidRDefault="009E5CF3" w:rsidP="009E5CF3">
      <w:pPr>
        <w:rPr>
          <w:rFonts w:cstheme="majorHAnsi"/>
          <w:lang w:val="en-US"/>
        </w:rPr>
      </w:pPr>
    </w:p>
    <w:p w14:paraId="6932C0EA" w14:textId="105B5918" w:rsidR="00DB5CD2" w:rsidRPr="00265511" w:rsidRDefault="009E5CF3" w:rsidP="00DB5CD2">
      <w:pPr>
        <w:keepNext/>
        <w:rPr>
          <w:del w:id="247" w:author="Thomas Kapral" w:date="2022-04-12T08:45:00Z"/>
          <w:lang w:val="en-US"/>
          <w:rPrChange w:id="248" w:author="sgwtrl@univie.onmicrosoft.com" w:date="2022-05-04T11:19:00Z">
            <w:rPr>
              <w:del w:id="249" w:author="Thomas Kapral" w:date="2022-04-12T08:45:00Z"/>
            </w:rPr>
          </w:rPrChange>
        </w:rPr>
      </w:pPr>
      <w:del w:id="250" w:author="Thomas Kapral" w:date="2022-04-12T08:45:00Z">
        <w:r>
          <w:rPr>
            <w:noProof/>
          </w:rPr>
          <w:drawing>
            <wp:inline distT="0" distB="0" distL="0" distR="0" wp14:anchorId="43D2FA42" wp14:editId="4B7E2044">
              <wp:extent cx="5733416" cy="2823845"/>
              <wp:effectExtent l="0" t="0" r="635"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3416" cy="2823845"/>
                      </a:xfrm>
                      <a:prstGeom prst="rect">
                        <a:avLst/>
                      </a:prstGeom>
                    </pic:spPr>
                  </pic:pic>
                </a:graphicData>
              </a:graphic>
            </wp:inline>
          </w:drawing>
        </w:r>
      </w:del>
    </w:p>
    <w:bookmarkEnd w:id="243"/>
    <w:p w14:paraId="70454D14" w14:textId="47F6C95A" w:rsidR="009E5CF3" w:rsidRPr="00DB5CD2" w:rsidRDefault="00DB5CD2" w:rsidP="29DD5717">
      <w:pPr>
        <w:pStyle w:val="Caption"/>
        <w:rPr>
          <w:del w:id="251" w:author="Thomas Kapral" w:date="2022-04-12T08:45:00Z"/>
          <w:rFonts w:cstheme="majorBidi"/>
          <w:lang w:val="en-US"/>
        </w:rPr>
      </w:pPr>
      <w:del w:id="252" w:author="Thomas Kapral" w:date="2022-04-12T08:45:00Z">
        <w:r w:rsidRPr="29DD5717" w:rsidDel="29DD5717">
          <w:rPr>
            <w:lang w:val="en-US"/>
          </w:rPr>
          <w:delText xml:space="preserve">Figure </w:delText>
        </w:r>
      </w:del>
      <w:r>
        <w:rPr>
          <w:b w:val="0"/>
          <w:i w:val="0"/>
          <w:iCs w:val="0"/>
        </w:rPr>
        <w:fldChar w:fldCharType="begin"/>
      </w:r>
      <w:r w:rsidRPr="29DD5717">
        <w:rPr>
          <w:lang w:val="en-US"/>
        </w:rPr>
        <w:instrText xml:space="preserve"> SEQ Figure \* ARABIC </w:instrText>
      </w:r>
      <w:r>
        <w:rPr>
          <w:b w:val="0"/>
          <w:i w:val="0"/>
          <w:iCs w:val="0"/>
        </w:rPr>
        <w:fldChar w:fldCharType="separate"/>
      </w:r>
      <w:del w:id="253" w:author="Thomas Kapral" w:date="2022-04-12T08:45:00Z">
        <w:r w:rsidRPr="29DD5717" w:rsidDel="29DD5717">
          <w:rPr>
            <w:noProof/>
            <w:lang w:val="en-US"/>
          </w:rPr>
          <w:delText>3</w:delText>
        </w:r>
      </w:del>
      <w:r>
        <w:rPr>
          <w:b w:val="0"/>
          <w:i w:val="0"/>
          <w:iCs w:val="0"/>
        </w:rPr>
        <w:fldChar w:fldCharType="end"/>
      </w:r>
      <w:del w:id="254" w:author="Thomas Kapral" w:date="2022-04-12T08:45:00Z">
        <w:r w:rsidRPr="29DD5717" w:rsidDel="29DD5717">
          <w:rPr>
            <w:lang w:val="en-US"/>
          </w:rPr>
          <w:delText>: In-silico translation yielded results showing significant enrichment in autologous binding of most transcript subsequences</w:delText>
        </w:r>
      </w:del>
    </w:p>
    <w:p w14:paraId="7A008626" w14:textId="77777777" w:rsidR="00405CF5" w:rsidRDefault="00405CF5">
      <w:pPr>
        <w:spacing w:line="276" w:lineRule="auto"/>
        <w:jc w:val="left"/>
        <w:rPr>
          <w:sz w:val="32"/>
          <w:szCs w:val="32"/>
          <w:lang w:val="en-US"/>
        </w:rPr>
      </w:pPr>
      <w:r>
        <w:rPr>
          <w:lang w:val="en-US"/>
        </w:rPr>
        <w:br w:type="page"/>
      </w:r>
    </w:p>
    <w:p w14:paraId="608554DD" w14:textId="702E9272" w:rsidR="00622BD3" w:rsidRPr="00405CF5" w:rsidRDefault="29DD5717" w:rsidP="00622BD3">
      <w:pPr>
        <w:pStyle w:val="Heading2"/>
        <w:rPr>
          <w:lang w:val="en-US"/>
        </w:rPr>
      </w:pPr>
      <w:bookmarkStart w:id="255" w:name="_Toc100003493"/>
      <w:commentRangeStart w:id="256"/>
      <w:r w:rsidRPr="29DD5717">
        <w:rPr>
          <w:lang w:val="en-US"/>
        </w:rPr>
        <w:lastRenderedPageBreak/>
        <w:t>My project/Generalizing the notion of “matching”</w:t>
      </w:r>
      <w:bookmarkEnd w:id="255"/>
      <w:commentRangeEnd w:id="256"/>
      <w:r w:rsidR="00150772">
        <w:rPr>
          <w:rStyle w:val="CommentReference"/>
        </w:rPr>
        <w:commentReference w:id="256"/>
      </w:r>
    </w:p>
    <w:p w14:paraId="3E6128BD" w14:textId="08E713F5" w:rsidR="00150772" w:rsidRPr="00405CF5" w:rsidRDefault="29DD5717" w:rsidP="29DD5717">
      <w:pPr>
        <w:pStyle w:val="Heading3"/>
        <w:rPr>
          <w:highlight w:val="yellow"/>
          <w:lang w:val="en-US"/>
        </w:rPr>
      </w:pPr>
      <w:bookmarkStart w:id="257" w:name="_Toc100003494"/>
      <w:r w:rsidRPr="29DD5717">
        <w:rPr>
          <w:highlight w:val="yellow"/>
          <w:lang w:val="en-US"/>
        </w:rPr>
        <w:t>Position frequency matrix</w:t>
      </w:r>
      <w:bookmarkEnd w:id="257"/>
    </w:p>
    <w:p w14:paraId="3064BE77" w14:textId="77777777" w:rsidR="00150772" w:rsidRPr="00AE20A9" w:rsidRDefault="29DD5717" w:rsidP="29DD5717">
      <w:pPr>
        <w:rPr>
          <w:rFonts w:cstheme="majorBidi"/>
          <w:highlight w:val="yellow"/>
          <w:lang w:val="en-US"/>
        </w:rPr>
      </w:pPr>
      <w:r w:rsidRPr="29DD5717">
        <w:rPr>
          <w:rFonts w:cstheme="majorBidi"/>
          <w:highlight w:val="yellow"/>
          <w:lang w:val="en-US"/>
        </w:rPr>
        <w:t xml:space="preserve">Experiments for finding new motifs of RNA binding proteins will yield </w:t>
      </w:r>
      <w:proofErr w:type="gramStart"/>
      <w:r w:rsidRPr="29DD5717">
        <w:rPr>
          <w:rFonts w:cstheme="majorBidi"/>
          <w:highlight w:val="yellow"/>
          <w:lang w:val="en-US"/>
        </w:rPr>
        <w:t>a number of</w:t>
      </w:r>
      <w:proofErr w:type="gramEnd"/>
      <w:r w:rsidRPr="29DD5717">
        <w:rPr>
          <w:rFonts w:cstheme="majorBidi"/>
          <w:highlight w:val="yellow"/>
          <w:lang w:val="en-US"/>
        </w:rPr>
        <w:t xml:space="preserve"> motifs that have been bound by the RBP. These motifs will often be similar in length and composition. To account for non-similarities between bound motifs, the Position Frequency Matrix helps visualize the number of times a given nucleotide was found at position P of the motif. As the name suggests, it indicates the frequency of nucleotides at a position.</w:t>
      </w:r>
    </w:p>
    <w:p w14:paraId="23EBB2F9" w14:textId="77777777" w:rsidR="00150772" w:rsidRPr="00AE20A9" w:rsidRDefault="00150772" w:rsidP="29DD5717">
      <w:pPr>
        <w:rPr>
          <w:rFonts w:cstheme="majorBidi"/>
          <w:highlight w:val="yellow"/>
          <w:lang w:val="en-US"/>
        </w:rPr>
      </w:pPr>
    </w:p>
    <w:p w14:paraId="714E6D11" w14:textId="173E26F0" w:rsidR="00150772" w:rsidRPr="00AE20A9" w:rsidRDefault="29DD5717" w:rsidP="29DD5717">
      <w:pPr>
        <w:rPr>
          <w:rFonts w:cstheme="majorBidi"/>
          <w:highlight w:val="yellow"/>
          <w:lang w:val="en-US"/>
        </w:rPr>
      </w:pPr>
      <w:r w:rsidRPr="29DD5717">
        <w:rPr>
          <w:rFonts w:cstheme="majorBidi"/>
          <w:highlight w:val="yellow"/>
          <w:lang w:val="en-US"/>
        </w:rPr>
        <w:t>A list of ten motifs bound by a given RBP in an experiment might look like this:</w:t>
      </w:r>
    </w:p>
    <w:p w14:paraId="46688B65" w14:textId="77777777" w:rsidR="00AE20A9" w:rsidRPr="00AE20A9" w:rsidRDefault="00AE20A9" w:rsidP="29DD5717">
      <w:pPr>
        <w:rPr>
          <w:rFonts w:cstheme="majorBidi"/>
          <w:highlight w:val="yellow"/>
          <w:lang w:val="en-US"/>
        </w:rPr>
      </w:pPr>
    </w:p>
    <w:p w14:paraId="777D89BC" w14:textId="77777777" w:rsidR="00AE20A9" w:rsidRPr="00AE20A9" w:rsidRDefault="00AE20A9" w:rsidP="29DD5717">
      <w:pPr>
        <w:keepNext/>
        <w:jc w:val="center"/>
        <w:rPr>
          <w:highlight w:val="yellow"/>
          <w:lang w:val="en-US"/>
        </w:rPr>
      </w:pPr>
      <w:r>
        <w:rPr>
          <w:noProof/>
        </w:rPr>
        <w:drawing>
          <wp:inline distT="0" distB="0" distL="0" distR="0" wp14:anchorId="57B89FAC" wp14:editId="5C4E9C5A">
            <wp:extent cx="1519936" cy="2475914"/>
            <wp:effectExtent l="0" t="0" r="4445" b="635"/>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13">
                      <a:extLst>
                        <a:ext uri="{28A0092B-C50C-407E-A947-70E740481C1C}">
                          <a14:useLocalDpi xmlns:a14="http://schemas.microsoft.com/office/drawing/2010/main" val="0"/>
                        </a:ext>
                      </a:extLst>
                    </a:blip>
                    <a:stretch>
                      <a:fillRect/>
                    </a:stretch>
                  </pic:blipFill>
                  <pic:spPr>
                    <a:xfrm>
                      <a:off x="0" y="0"/>
                      <a:ext cx="1519936" cy="2475914"/>
                    </a:xfrm>
                    <a:prstGeom prst="rect">
                      <a:avLst/>
                    </a:prstGeom>
                  </pic:spPr>
                </pic:pic>
              </a:graphicData>
            </a:graphic>
          </wp:inline>
        </w:drawing>
      </w:r>
    </w:p>
    <w:p w14:paraId="5E29AB0E" w14:textId="62F41E40" w:rsidR="00150772" w:rsidRPr="00AE20A9" w:rsidRDefault="29DD5717" w:rsidP="29DD5717">
      <w:pPr>
        <w:pStyle w:val="Caption"/>
        <w:jc w:val="center"/>
        <w:rPr>
          <w:rFonts w:cstheme="majorBidi"/>
          <w:highlight w:val="yellow"/>
          <w:lang w:val="en-US"/>
        </w:rPr>
      </w:pPr>
      <w:r w:rsidRPr="29DD5717">
        <w:rPr>
          <w:highlight w:val="yellow"/>
          <w:lang w:val="en-US"/>
        </w:rPr>
        <w:t xml:space="preserve">Figure </w:t>
      </w:r>
      <w:r w:rsidR="00AE20A9" w:rsidRPr="29DD5717">
        <w:rPr>
          <w:lang w:val="en-US"/>
        </w:rPr>
        <w:fldChar w:fldCharType="begin"/>
      </w:r>
      <w:r w:rsidR="00AE20A9" w:rsidRPr="29DD5717">
        <w:rPr>
          <w:lang w:val="en-US"/>
        </w:rPr>
        <w:instrText xml:space="preserve"> SEQ Figure \* ARABIC </w:instrText>
      </w:r>
      <w:r w:rsidR="00AE20A9" w:rsidRPr="29DD5717">
        <w:rPr>
          <w:lang w:val="en-US"/>
        </w:rPr>
        <w:fldChar w:fldCharType="separate"/>
      </w:r>
      <w:r w:rsidRPr="29DD5717">
        <w:rPr>
          <w:noProof/>
          <w:lang w:val="en-US"/>
        </w:rPr>
        <w:t>4</w:t>
      </w:r>
      <w:r w:rsidR="00AE20A9" w:rsidRPr="29DD5717">
        <w:rPr>
          <w:lang w:val="en-US"/>
        </w:rPr>
        <w:fldChar w:fldCharType="end"/>
      </w:r>
      <w:r w:rsidRPr="29DD5717">
        <w:rPr>
          <w:highlight w:val="yellow"/>
          <w:lang w:val="en-US"/>
        </w:rPr>
        <w:t>: Example for experimental sequences used to construct PFM</w:t>
      </w:r>
    </w:p>
    <w:p w14:paraId="28F47125" w14:textId="77777777" w:rsidR="00AE20A9" w:rsidRPr="00AE20A9" w:rsidRDefault="00AE20A9" w:rsidP="29DD5717">
      <w:pPr>
        <w:jc w:val="center"/>
        <w:rPr>
          <w:rFonts w:cstheme="majorBidi"/>
          <w:highlight w:val="yellow"/>
          <w:lang w:val="en-US"/>
        </w:rPr>
      </w:pPr>
    </w:p>
    <w:p w14:paraId="7F942028" w14:textId="77777777" w:rsidR="00150772" w:rsidRPr="00AE20A9" w:rsidRDefault="29DD5717" w:rsidP="29DD5717">
      <w:pPr>
        <w:rPr>
          <w:rFonts w:cstheme="majorBidi"/>
          <w:highlight w:val="yellow"/>
          <w:lang w:val="en-US"/>
        </w:rPr>
      </w:pPr>
      <w:r w:rsidRPr="29DD5717">
        <w:rPr>
          <w:rFonts w:cstheme="majorBidi"/>
          <w:highlight w:val="yellow"/>
          <w:lang w:val="en-US"/>
        </w:rPr>
        <w:t xml:space="preserve">By counting the number of </w:t>
      </w:r>
      <w:proofErr w:type="gramStart"/>
      <w:r w:rsidRPr="29DD5717">
        <w:rPr>
          <w:rFonts w:cstheme="majorBidi"/>
          <w:highlight w:val="yellow"/>
          <w:lang w:val="en-US"/>
        </w:rPr>
        <w:t>times</w:t>
      </w:r>
      <w:proofErr w:type="gramEnd"/>
      <w:r w:rsidRPr="29DD5717">
        <w:rPr>
          <w:rFonts w:cstheme="majorBidi"/>
          <w:highlight w:val="yellow"/>
          <w:lang w:val="en-US"/>
        </w:rPr>
        <w:t xml:space="preserve"> a nucleotide is observed in a given position, a PMF of the following structure can be constructed:</w:t>
      </w:r>
    </w:p>
    <w:p w14:paraId="70A2AA32" w14:textId="77777777" w:rsidR="00150772" w:rsidRPr="00AE20A9" w:rsidRDefault="00150772" w:rsidP="29DD5717">
      <w:pPr>
        <w:rPr>
          <w:rFonts w:cstheme="majorBidi"/>
          <w:highlight w:val="yellow"/>
          <w:lang w:val="en-US"/>
        </w:rPr>
      </w:pPr>
    </w:p>
    <w:p w14:paraId="16C20574" w14:textId="77777777" w:rsidR="00AE20A9" w:rsidRPr="00AE20A9" w:rsidRDefault="00150772" w:rsidP="29DD5717">
      <w:pPr>
        <w:keepNext/>
        <w:jc w:val="center"/>
        <w:rPr>
          <w:highlight w:val="yellow"/>
          <w:lang w:val="en-US"/>
        </w:rPr>
      </w:pPr>
      <w:r>
        <w:rPr>
          <w:noProof/>
        </w:rPr>
        <w:drawing>
          <wp:inline distT="0" distB="0" distL="0" distR="0" wp14:anchorId="6AEA578E" wp14:editId="3A8A1E86">
            <wp:extent cx="1842868" cy="1348246"/>
            <wp:effectExtent l="0" t="0" r="5080" b="4445"/>
            <wp:docPr id="10" name="Picture 10"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1842868" cy="1348246"/>
                    </a:xfrm>
                    <a:prstGeom prst="rect">
                      <a:avLst/>
                    </a:prstGeom>
                  </pic:spPr>
                </pic:pic>
              </a:graphicData>
            </a:graphic>
          </wp:inline>
        </w:drawing>
      </w:r>
    </w:p>
    <w:p w14:paraId="1A12F6EC" w14:textId="69BB9D68" w:rsidR="00AE20A9" w:rsidRPr="00AE20A9" w:rsidRDefault="29DD5717" w:rsidP="29DD5717">
      <w:pPr>
        <w:pStyle w:val="Caption"/>
        <w:jc w:val="center"/>
        <w:rPr>
          <w:rFonts w:cstheme="majorBidi"/>
          <w:highlight w:val="yellow"/>
          <w:lang w:val="en-US"/>
        </w:rPr>
      </w:pPr>
      <w:r w:rsidRPr="29DD5717">
        <w:rPr>
          <w:highlight w:val="yellow"/>
          <w:lang w:val="en-US"/>
        </w:rPr>
        <w:t xml:space="preserve">Figure </w:t>
      </w:r>
      <w:r w:rsidR="00AE20A9" w:rsidRPr="29DD5717">
        <w:rPr>
          <w:lang w:val="en-US"/>
        </w:rPr>
        <w:fldChar w:fldCharType="begin"/>
      </w:r>
      <w:r w:rsidR="00AE20A9" w:rsidRPr="29DD5717">
        <w:rPr>
          <w:lang w:val="en-US"/>
        </w:rPr>
        <w:instrText xml:space="preserve"> SEQ Figure \* ARABIC </w:instrText>
      </w:r>
      <w:r w:rsidR="00AE20A9" w:rsidRPr="29DD5717">
        <w:rPr>
          <w:lang w:val="en-US"/>
        </w:rPr>
        <w:fldChar w:fldCharType="separate"/>
      </w:r>
      <w:r w:rsidRPr="29DD5717">
        <w:rPr>
          <w:noProof/>
          <w:lang w:val="en-US"/>
        </w:rPr>
        <w:t>5</w:t>
      </w:r>
      <w:r w:rsidR="00AE20A9" w:rsidRPr="29DD5717">
        <w:rPr>
          <w:lang w:val="en-US"/>
        </w:rPr>
        <w:fldChar w:fldCharType="end"/>
      </w:r>
      <w:r w:rsidRPr="29DD5717">
        <w:rPr>
          <w:highlight w:val="yellow"/>
          <w:lang w:val="en-US"/>
        </w:rPr>
        <w:t>: Position frequency matrix (PFM)</w:t>
      </w:r>
    </w:p>
    <w:p w14:paraId="7B50DCE4" w14:textId="561CC79C" w:rsidR="00150772" w:rsidRPr="00AE20A9" w:rsidRDefault="29DD5717" w:rsidP="29DD5717">
      <w:pPr>
        <w:pStyle w:val="ListParagraph"/>
        <w:numPr>
          <w:ilvl w:val="0"/>
          <w:numId w:val="7"/>
        </w:numPr>
        <w:rPr>
          <w:rFonts w:cstheme="majorBidi"/>
          <w:highlight w:val="yellow"/>
          <w:lang w:val="en-US"/>
        </w:rPr>
      </w:pPr>
      <w:commentRangeStart w:id="258"/>
      <w:r w:rsidRPr="29DD5717">
        <w:rPr>
          <w:rFonts w:cstheme="majorBidi"/>
          <w:highlight w:val="yellow"/>
          <w:lang w:val="en-US"/>
        </w:rPr>
        <w:t>FIND STUDIES THAT USED PFMs</w:t>
      </w:r>
      <w:commentRangeEnd w:id="258"/>
      <w:r w:rsidR="00150772">
        <w:rPr>
          <w:rStyle w:val="CommentReference"/>
        </w:rPr>
        <w:commentReference w:id="258"/>
      </w:r>
    </w:p>
    <w:p w14:paraId="4864B08A" w14:textId="77777777" w:rsidR="00150772" w:rsidRPr="00AE20A9" w:rsidRDefault="29DD5717" w:rsidP="29DD5717">
      <w:pPr>
        <w:pStyle w:val="Heading3"/>
        <w:rPr>
          <w:highlight w:val="yellow"/>
          <w:lang w:val="en-US"/>
        </w:rPr>
      </w:pPr>
      <w:bookmarkStart w:id="259" w:name="_x6uai6w1tcyn"/>
      <w:bookmarkStart w:id="260" w:name="_Toc100003495"/>
      <w:bookmarkEnd w:id="259"/>
      <w:r w:rsidRPr="29DD5717">
        <w:rPr>
          <w:highlight w:val="yellow"/>
          <w:lang w:val="en-US"/>
        </w:rPr>
        <w:lastRenderedPageBreak/>
        <w:t>Position probability matrix</w:t>
      </w:r>
      <w:bookmarkEnd w:id="260"/>
    </w:p>
    <w:p w14:paraId="59D570B4" w14:textId="41C76245" w:rsidR="00150772" w:rsidRPr="00AE20A9" w:rsidRDefault="29DD5717" w:rsidP="29DD5717">
      <w:pPr>
        <w:rPr>
          <w:rFonts w:cstheme="majorBidi"/>
          <w:highlight w:val="yellow"/>
          <w:lang w:val="en-US"/>
        </w:rPr>
      </w:pPr>
      <w:r w:rsidRPr="29DD5717">
        <w:rPr>
          <w:rFonts w:cstheme="majorBidi"/>
          <w:highlight w:val="yellow"/>
          <w:lang w:val="en-US"/>
        </w:rPr>
        <w:t>In a similar fashion to the position frequency matrix, the position probability matrix (or PPM) gives clear insight into the proportions of nucleotides bound at a given position. The main difference between the PFM and the PPM is a count-normalization to probability values (ranging from 0 to 1). This is done by dividing the frequency by the number of bound motifs. Continuing with the example from above, the corresponding PPM would be created by dividing each frequency count by ten:</w:t>
      </w:r>
    </w:p>
    <w:p w14:paraId="6C5189AC" w14:textId="77777777" w:rsidR="00150772" w:rsidRPr="00AE20A9" w:rsidRDefault="00150772" w:rsidP="29DD5717">
      <w:pPr>
        <w:rPr>
          <w:rFonts w:cstheme="majorBidi"/>
          <w:highlight w:val="yellow"/>
          <w:lang w:val="en-US"/>
        </w:rPr>
      </w:pPr>
    </w:p>
    <w:p w14:paraId="56280E65" w14:textId="77777777" w:rsidR="00AE20A9" w:rsidRDefault="00150772" w:rsidP="29DD5717">
      <w:pPr>
        <w:keepNext/>
        <w:jc w:val="center"/>
        <w:rPr>
          <w:highlight w:val="yellow"/>
        </w:rPr>
      </w:pPr>
      <w:r>
        <w:rPr>
          <w:noProof/>
        </w:rPr>
        <w:drawing>
          <wp:inline distT="0" distB="0" distL="0" distR="0" wp14:anchorId="6665CA81" wp14:editId="0929E047">
            <wp:extent cx="1828800" cy="1257300"/>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1828800" cy="1257300"/>
                    </a:xfrm>
                    <a:prstGeom prst="rect">
                      <a:avLst/>
                    </a:prstGeom>
                  </pic:spPr>
                </pic:pic>
              </a:graphicData>
            </a:graphic>
          </wp:inline>
        </w:drawing>
      </w:r>
    </w:p>
    <w:p w14:paraId="053E9327" w14:textId="1B43CF9D" w:rsidR="00150772" w:rsidRPr="00AE20A9" w:rsidRDefault="29DD5717" w:rsidP="29DD5717">
      <w:pPr>
        <w:pStyle w:val="Caption"/>
        <w:jc w:val="center"/>
        <w:rPr>
          <w:rFonts w:cstheme="majorBidi"/>
          <w:highlight w:val="yellow"/>
          <w:lang w:val="en-US"/>
        </w:rPr>
      </w:pPr>
      <w:r w:rsidRPr="29DD5717">
        <w:rPr>
          <w:highlight w:val="yellow"/>
          <w:lang w:val="en-US"/>
        </w:rPr>
        <w:t xml:space="preserve">Figure </w:t>
      </w:r>
      <w:r w:rsidR="00AE20A9">
        <w:fldChar w:fldCharType="begin"/>
      </w:r>
      <w:r w:rsidR="00AE20A9" w:rsidRPr="29DD5717">
        <w:rPr>
          <w:lang w:val="en-US"/>
        </w:rPr>
        <w:instrText xml:space="preserve"> SEQ Figure \* ARABIC </w:instrText>
      </w:r>
      <w:r w:rsidR="00AE20A9">
        <w:fldChar w:fldCharType="separate"/>
      </w:r>
      <w:r w:rsidRPr="29DD5717">
        <w:rPr>
          <w:noProof/>
          <w:lang w:val="en-US"/>
        </w:rPr>
        <w:t>6</w:t>
      </w:r>
      <w:r w:rsidR="00AE20A9">
        <w:fldChar w:fldCharType="end"/>
      </w:r>
      <w:r w:rsidRPr="29DD5717">
        <w:rPr>
          <w:highlight w:val="yellow"/>
          <w:lang w:val="en-US"/>
        </w:rPr>
        <w:t>: Position probability matrix (PPM)</w:t>
      </w:r>
    </w:p>
    <w:p w14:paraId="307FA65B" w14:textId="77777777" w:rsidR="00150772" w:rsidRPr="00AE20A9" w:rsidRDefault="00150772" w:rsidP="29DD5717">
      <w:pPr>
        <w:rPr>
          <w:rFonts w:cstheme="majorBidi"/>
          <w:highlight w:val="yellow"/>
          <w:lang w:val="en-US"/>
        </w:rPr>
      </w:pPr>
    </w:p>
    <w:p w14:paraId="36CD0FF2" w14:textId="4A681961" w:rsidR="00150772" w:rsidRPr="00AE20A9" w:rsidRDefault="29DD5717" w:rsidP="29DD5717">
      <w:pPr>
        <w:rPr>
          <w:rFonts w:cstheme="majorBidi"/>
          <w:highlight w:val="yellow"/>
          <w:lang w:val="en-US"/>
        </w:rPr>
      </w:pPr>
      <w:r w:rsidRPr="29DD5717">
        <w:rPr>
          <w:rFonts w:cstheme="majorBidi"/>
          <w:highlight w:val="yellow"/>
          <w:lang w:val="en-US"/>
        </w:rPr>
        <w:t>In practice, the position probability matrix can be used to give a probability score to a novel motif by multiplying the letters’ corresponding probabilities over all positions. In a programmatical context, one usually deals with rather long/</w:t>
      </w:r>
      <w:proofErr w:type="gramStart"/>
      <w:r w:rsidRPr="29DD5717">
        <w:rPr>
          <w:rFonts w:cstheme="majorBidi"/>
          <w:highlight w:val="yellow"/>
          <w:lang w:val="en-US"/>
        </w:rPr>
        <w:t>a large number of</w:t>
      </w:r>
      <w:proofErr w:type="gramEnd"/>
      <w:r w:rsidRPr="29DD5717">
        <w:rPr>
          <w:rFonts w:cstheme="majorBidi"/>
          <w:highlight w:val="yellow"/>
          <w:lang w:val="en-US"/>
        </w:rPr>
        <w:t xml:space="preserve"> motifs to assign a score to. Potential downsides of this type of matrix are 1. multiplication is a more expensive computation than, e. g., addition. Once the sequences to be scored exceed a certain length, this is noticeable in the duration of computations. Another downside is that multiplication of very long matrices can lead to </w:t>
      </w:r>
      <w:r w:rsidRPr="29DD5717">
        <w:rPr>
          <w:rFonts w:cstheme="majorBidi"/>
          <w:b/>
          <w:bCs/>
          <w:highlight w:val="yellow"/>
          <w:lang w:val="en-US"/>
        </w:rPr>
        <w:t xml:space="preserve">underflow </w:t>
      </w:r>
      <w:r w:rsidRPr="29DD5717">
        <w:rPr>
          <w:rFonts w:cstheme="majorBidi"/>
          <w:highlight w:val="yellow"/>
          <w:lang w:val="en-US"/>
        </w:rPr>
        <w:t>when computing the score of a motif. As one is multiplying many small numbers, floating point precision can be thought of as a resource. This effect might skew the scoring and, consequently, determination of sufficiency of a score.</w:t>
      </w:r>
    </w:p>
    <w:p w14:paraId="73E99AB7" w14:textId="179857AC" w:rsidR="00150772" w:rsidRPr="00AE20A9" w:rsidRDefault="29DD5717" w:rsidP="29DD5717">
      <w:pPr>
        <w:pStyle w:val="Heading3"/>
        <w:rPr>
          <w:highlight w:val="yellow"/>
          <w:lang w:val="en-US"/>
        </w:rPr>
      </w:pPr>
      <w:bookmarkStart w:id="261" w:name="_oghfju6sup6y"/>
      <w:bookmarkStart w:id="262" w:name="_Toc100003496"/>
      <w:bookmarkEnd w:id="261"/>
      <w:r w:rsidRPr="29DD5717">
        <w:rPr>
          <w:highlight w:val="yellow"/>
          <w:lang w:val="en-US"/>
        </w:rPr>
        <w:t>Position-specific scoring matrix</w:t>
      </w:r>
      <w:bookmarkEnd w:id="262"/>
    </w:p>
    <w:p w14:paraId="63E15C95" w14:textId="77777777" w:rsidR="00150772" w:rsidRPr="00AE20A9" w:rsidRDefault="29DD5717" w:rsidP="29DD5717">
      <w:pPr>
        <w:rPr>
          <w:rFonts w:cstheme="majorBidi"/>
          <w:highlight w:val="yellow"/>
          <w:lang w:val="en-US"/>
        </w:rPr>
      </w:pPr>
      <w:r w:rsidRPr="29DD5717">
        <w:rPr>
          <w:rFonts w:cstheme="majorBidi"/>
          <w:highlight w:val="yellow"/>
          <w:lang w:val="en-US"/>
        </w:rPr>
        <w:t>To remedy both downsides of the PPM, a third type of matrix can be employed. The position-specific scoring matrix (PSSM), also called position weight matrix, can be derived from the PPM. It incorporates the background distribution of nucleotides of the target sequences. By computing the log-likelihood ratio of a nucleotide’s probability given the background distribution, the matrix’ entries can now be both positive and negative. The reason behind the alternative name “position weight matrix” is given by the interpretation of what these resulting values express: a positive value puts strong weight on a given nucleotide, while a negative value indicates, that this nucleotide should occur less often at that given position than the background distribution should suggest, thus reducing the weight.</w:t>
      </w:r>
    </w:p>
    <w:p w14:paraId="57A9B4F1" w14:textId="77777777" w:rsidR="00150772" w:rsidRPr="00AE20A9" w:rsidRDefault="00150772" w:rsidP="29DD5717">
      <w:pPr>
        <w:rPr>
          <w:rFonts w:cstheme="majorBidi"/>
          <w:highlight w:val="yellow"/>
          <w:lang w:val="en-US"/>
        </w:rPr>
      </w:pPr>
    </w:p>
    <w:p w14:paraId="248F6236" w14:textId="77777777" w:rsidR="00150772" w:rsidRPr="00AE20A9" w:rsidRDefault="29DD5717" w:rsidP="29DD5717">
      <w:pPr>
        <w:rPr>
          <w:rFonts w:cstheme="majorBidi"/>
          <w:highlight w:val="yellow"/>
          <w:lang w:val="en-US"/>
        </w:rPr>
      </w:pPr>
      <w:r w:rsidRPr="29DD5717">
        <w:rPr>
          <w:rFonts w:cstheme="majorBidi"/>
          <w:highlight w:val="yellow"/>
          <w:lang w:val="en-US"/>
        </w:rPr>
        <w:t>An example calculation is easily done. First, let’s assume a uniform background distribution of 0.25 per nucleotide. Now, each value can be plugged into the equation:</w:t>
      </w:r>
    </w:p>
    <w:p w14:paraId="377FC671" w14:textId="3C8F46AB" w:rsidR="00150772" w:rsidRPr="00AE20A9" w:rsidRDefault="00150772" w:rsidP="29DD5717">
      <w:pPr>
        <w:rPr>
          <w:rFonts w:cstheme="majorBidi"/>
          <w:highlight w:val="yellow"/>
          <w:lang w:val="en-US"/>
        </w:rPr>
      </w:pPr>
    </w:p>
    <w:p w14:paraId="3BECA701" w14:textId="6FA37150" w:rsidR="00150772" w:rsidRPr="00AE20A9" w:rsidRDefault="00883BC6" w:rsidP="29DD5717">
      <w:pPr>
        <w:rPr>
          <w:rFonts w:cstheme="majorBidi"/>
          <w:highlight w:val="yellow"/>
          <w:lang w:val="en-US"/>
        </w:rPr>
      </w:pPr>
      <w:r>
        <w:rPr>
          <w:noProof/>
        </w:rPr>
        <mc:AlternateContent>
          <mc:Choice Requires="wps">
            <w:drawing>
              <wp:anchor distT="0" distB="0" distL="114300" distR="114300" simplePos="0" relativeHeight="251715584" behindDoc="1" locked="0" layoutInCell="1" allowOverlap="1" wp14:anchorId="6C3F0159" wp14:editId="39BE09ED">
                <wp:simplePos x="0" y="0"/>
                <wp:positionH relativeFrom="column">
                  <wp:posOffset>766445</wp:posOffset>
                </wp:positionH>
                <wp:positionV relativeFrom="paragraph">
                  <wp:posOffset>838200</wp:posOffset>
                </wp:positionV>
                <wp:extent cx="4549775" cy="635"/>
                <wp:effectExtent l="0" t="0" r="0" b="0"/>
                <wp:wrapTight wrapText="bothSides">
                  <wp:wrapPolygon edited="0">
                    <wp:start x="0" y="0"/>
                    <wp:lineTo x="0" y="21600"/>
                    <wp:lineTo x="21600" y="21600"/>
                    <wp:lineTo x="21600" y="0"/>
                  </wp:wrapPolygon>
                </wp:wrapTight>
                <wp:docPr id="210" name="Text Box 210"/>
                <wp:cNvGraphicFramePr/>
                <a:graphic xmlns:a="http://schemas.openxmlformats.org/drawingml/2006/main">
                  <a:graphicData uri="http://schemas.microsoft.com/office/word/2010/wordprocessingShape">
                    <wps:wsp>
                      <wps:cNvSpPr txBox="1"/>
                      <wps:spPr>
                        <a:xfrm>
                          <a:off x="0" y="0"/>
                          <a:ext cx="4549775" cy="635"/>
                        </a:xfrm>
                        <a:prstGeom prst="rect">
                          <a:avLst/>
                        </a:prstGeom>
                        <a:solidFill>
                          <a:prstClr val="white"/>
                        </a:solidFill>
                        <a:ln>
                          <a:noFill/>
                        </a:ln>
                      </wps:spPr>
                      <wps:txbx>
                        <w:txbxContent>
                          <w:p w14:paraId="65DC0A09" w14:textId="50C7B0F5" w:rsidR="00883BC6" w:rsidRPr="001159A4" w:rsidRDefault="00883BC6" w:rsidP="00883BC6">
                            <w:pPr>
                              <w:pStyle w:val="Caption"/>
                              <w:rPr>
                                <w:rFonts w:cstheme="majorHAnsi"/>
                                <w:noProof/>
                                <w:lang w:val="en-US"/>
                              </w:rPr>
                            </w:pPr>
                            <w:r w:rsidRPr="00883BC6">
                              <w:rPr>
                                <w:lang w:val="en-US"/>
                              </w:rPr>
                              <w:t xml:space="preserve">Figure </w:t>
                            </w:r>
                            <w:r>
                              <w:fldChar w:fldCharType="begin"/>
                            </w:r>
                            <w:r w:rsidRPr="00883BC6">
                              <w:rPr>
                                <w:lang w:val="en-US"/>
                              </w:rPr>
                              <w:instrText xml:space="preserve"> SEQ Figure \* ARABIC </w:instrText>
                            </w:r>
                            <w:r>
                              <w:fldChar w:fldCharType="separate"/>
                            </w:r>
                            <w:r w:rsidR="001317E8">
                              <w:rPr>
                                <w:noProof/>
                                <w:lang w:val="en-US"/>
                              </w:rPr>
                              <w:t>7</w:t>
                            </w:r>
                            <w:r>
                              <w:fldChar w:fldCharType="end"/>
                            </w:r>
                            <w:r w:rsidRPr="00883BC6">
                              <w:rPr>
                                <w:lang w:val="en-US"/>
                              </w:rPr>
                              <w:t>: Constructing a Position-specific scoring matrix by taking the binary logarithm of the likelihood-ratio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3F0159" id="Text Box 210" o:spid="_x0000_s1029" type="#_x0000_t202" style="position:absolute;left:0;text-align:left;margin-left:60.35pt;margin-top:66pt;width:358.25pt;height:.05pt;z-index:-25160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" stroked="f">
                <v:textbox style="mso-fit-shape-to-text:t" inset="0,0,0,0">
                  <w:txbxContent>
                    <w:p w14:paraId="65DC0A09" w14:textId="50C7B0F5" w:rsidR="00883BC6" w:rsidRPr="001159A4" w:rsidRDefault="00883BC6" w:rsidP="00883BC6">
                      <w:pPr>
                        <w:pStyle w:val="Caption"/>
                        <w:rPr>
                          <w:rFonts w:cstheme="majorHAnsi"/>
                          <w:noProof/>
                          <w:lang w:val="en-US"/>
                        </w:rPr>
                      </w:pPr>
                      <w:r w:rsidRPr="00883BC6">
                        <w:rPr>
                          <w:lang w:val="en-US"/>
                        </w:rPr>
                        <w:t xml:space="preserve">Figure </w:t>
                      </w:r>
                      <w:r>
                        <w:fldChar w:fldCharType="begin"/>
                      </w:r>
                      <w:r w:rsidRPr="00883BC6">
                        <w:rPr>
                          <w:lang w:val="en-US"/>
                        </w:rPr>
                        <w:instrText xml:space="preserve"> SEQ Figure \* ARABIC </w:instrText>
                      </w:r>
                      <w:r>
                        <w:fldChar w:fldCharType="separate"/>
                      </w:r>
                      <w:r w:rsidR="001317E8">
                        <w:rPr>
                          <w:noProof/>
                          <w:lang w:val="en-US"/>
                        </w:rPr>
                        <w:t>7</w:t>
                      </w:r>
                      <w:r>
                        <w:fldChar w:fldCharType="end"/>
                      </w:r>
                      <w:r w:rsidRPr="00883BC6">
                        <w:rPr>
                          <w:lang w:val="en-US"/>
                        </w:rPr>
                        <w:t>: Constructing a Position-specific scoring matrix by taking the binary logarithm of the likelihood-ratio</w:t>
                      </w:r>
                    </w:p>
                  </w:txbxContent>
                </v:textbox>
                <w10:wrap type="tight"/>
              </v:shape>
            </w:pict>
          </mc:Fallback>
        </mc:AlternateContent>
      </w:r>
      <w:r>
        <w:rPr>
          <w:rFonts w:cstheme="majorHAnsi"/>
          <w:noProof/>
          <w:lang w:val="en-US"/>
        </w:rPr>
        <mc:AlternateContent>
          <mc:Choice Requires="wpg">
            <w:drawing>
              <wp:anchor distT="0" distB="0" distL="114300" distR="114300" simplePos="0" relativeHeight="251713536" behindDoc="0" locked="0" layoutInCell="1" allowOverlap="1" wp14:anchorId="727A1012" wp14:editId="4A8FAEC6">
                <wp:simplePos x="0" y="0"/>
                <wp:positionH relativeFrom="column">
                  <wp:posOffset>766689</wp:posOffset>
                </wp:positionH>
                <wp:positionV relativeFrom="paragraph">
                  <wp:posOffset>8304</wp:posOffset>
                </wp:positionV>
                <wp:extent cx="4550313" cy="773234"/>
                <wp:effectExtent l="0" t="0" r="3175" b="8255"/>
                <wp:wrapTight wrapText="bothSides">
                  <wp:wrapPolygon edited="0">
                    <wp:start x="13204" y="0"/>
                    <wp:lineTo x="0" y="1597"/>
                    <wp:lineTo x="0" y="18636"/>
                    <wp:lineTo x="13476" y="21298"/>
                    <wp:lineTo x="19264" y="21298"/>
                    <wp:lineTo x="19264" y="8519"/>
                    <wp:lineTo x="21525" y="6922"/>
                    <wp:lineTo x="21525" y="0"/>
                    <wp:lineTo x="13204" y="0"/>
                  </wp:wrapPolygon>
                </wp:wrapTight>
                <wp:docPr id="193" name="Group 193"/>
                <wp:cNvGraphicFramePr/>
                <a:graphic xmlns:a="http://schemas.openxmlformats.org/drawingml/2006/main">
                  <a:graphicData uri="http://schemas.microsoft.com/office/word/2010/wordprocessingGroup">
                    <wpg:wgp>
                      <wpg:cNvGrpSpPr/>
                      <wpg:grpSpPr>
                        <a:xfrm>
                          <a:off x="0" y="0"/>
                          <a:ext cx="4550313" cy="773234"/>
                          <a:chOff x="0" y="0"/>
                          <a:chExt cx="4550313" cy="773234"/>
                        </a:xfrm>
                      </wpg:grpSpPr>
                      <pic:pic xmlns:pic="http://schemas.openxmlformats.org/drawingml/2006/picture">
                        <pic:nvPicPr>
                          <pic:cNvPr id="19" name="Picture 19" descr="Diagram&#10;&#10;Description automatically generated"/>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84406"/>
                            <a:ext cx="2101215" cy="583565"/>
                          </a:xfrm>
                          <a:prstGeom prst="rect">
                            <a:avLst/>
                          </a:prstGeom>
                        </pic:spPr>
                      </pic:pic>
                      <wpg:grpSp>
                        <wpg:cNvPr id="31" name="Group 31"/>
                        <wpg:cNvGrpSpPr/>
                        <wpg:grpSpPr>
                          <a:xfrm>
                            <a:off x="2820573" y="0"/>
                            <a:ext cx="1729740" cy="773234"/>
                            <a:chOff x="0" y="0"/>
                            <a:chExt cx="1729740" cy="773234"/>
                          </a:xfrm>
                        </wpg:grpSpPr>
                        <pic:pic xmlns:pic="http://schemas.openxmlformats.org/drawingml/2006/picture">
                          <pic:nvPicPr>
                            <pic:cNvPr id="14" name="Picture 14" descr="Text&#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49237" y="246184"/>
                              <a:ext cx="1177925" cy="527050"/>
                            </a:xfrm>
                            <a:prstGeom prst="rect">
                              <a:avLst/>
                            </a:prstGeom>
                          </pic:spPr>
                        </pic:pic>
                        <pic:pic xmlns:pic="http://schemas.openxmlformats.org/drawingml/2006/picture">
                          <pic:nvPicPr>
                            <pic:cNvPr id="16" name="Picture 16"/>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1729740" cy="247015"/>
                            </a:xfrm>
                            <a:prstGeom prst="rect">
                              <a:avLst/>
                            </a:prstGeom>
                          </pic:spPr>
                        </pic:pic>
                      </wpg:grpSp>
                    </wpg:wgp>
                  </a:graphicData>
                </a:graphic>
              </wp:anchor>
            </w:drawing>
          </mc:Choice>
          <mc:Fallback xmlns:a14="http://schemas.microsoft.com/office/drawing/2010/main" xmlns:pic="http://schemas.openxmlformats.org/drawingml/2006/picture" xmlns:a="http://schemas.openxmlformats.org/drawingml/2006/main">
            <w:pict>
              <v:group id="Group 193" style="position:absolute;margin-left:60.35pt;margin-top:.65pt;width:358.3pt;height:60.9pt;z-index:251713536" coordsize="45503,7732" o:spid="_x0000_s1026" w14:anchorId="4670AB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9" style="position:absolute;top:844;width:21012;height:5835;visibility:visible;mso-wrap-style:square" alt="Diagram&#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">
                  <v:imagedata o:title="Diagram&#10;&#10;Description automatically generated" r:id="rId20"/>
                </v:shape>
                <v:group id="Group 31" style="position:absolute;left:28205;width:17298;height:7732" coordsize="17297,7732" o:spid="_x0000_s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Picture 14" style="position:absolute;left:492;top:2461;width:11779;height:5271;visibility:visible;mso-wrap-style:square" alt="Text&#10;&#10;Description automatically generated"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">
                    <v:imagedata o:title="Text&#10;&#10;Description automatically generated" r:id="rId21"/>
                  </v:shape>
                  <v:shape id="Picture 16" style="position:absolute;width:17297;height:2470;visibility:visible;mso-wrap-style:square"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">
                    <v:imagedata o:title="" r:id="rId22"/>
                  </v:shape>
                </v:group>
                <w10:wrap type="tight"/>
              </v:group>
            </w:pict>
          </mc:Fallback>
        </mc:AlternateContent>
      </w:r>
    </w:p>
    <w:p w14:paraId="3B82C912" w14:textId="327F3659" w:rsidR="00150772" w:rsidRPr="00AE20A9" w:rsidRDefault="00150772" w:rsidP="29DD5717">
      <w:pPr>
        <w:jc w:val="center"/>
        <w:rPr>
          <w:rFonts w:cstheme="majorBidi"/>
          <w:highlight w:val="yellow"/>
          <w:lang w:val="en-US"/>
        </w:rPr>
      </w:pPr>
    </w:p>
    <w:p w14:paraId="23688312" w14:textId="65537EF3" w:rsidR="00150772" w:rsidRPr="00AE20A9" w:rsidRDefault="00150772" w:rsidP="29DD5717">
      <w:pPr>
        <w:jc w:val="center"/>
        <w:rPr>
          <w:rFonts w:cstheme="majorBidi"/>
          <w:highlight w:val="yellow"/>
          <w:lang w:val="en-US"/>
        </w:rPr>
      </w:pPr>
    </w:p>
    <w:p w14:paraId="7B790C12" w14:textId="48B8F6F0" w:rsidR="00150772" w:rsidRPr="00AE20A9" w:rsidRDefault="00150772" w:rsidP="29DD5717">
      <w:pPr>
        <w:rPr>
          <w:rFonts w:cstheme="majorBidi"/>
          <w:highlight w:val="yellow"/>
          <w:lang w:val="en-US"/>
        </w:rPr>
      </w:pPr>
    </w:p>
    <w:p w14:paraId="06252FD8" w14:textId="77777777" w:rsidR="00883BC6" w:rsidRDefault="00883BC6" w:rsidP="29DD5717">
      <w:pPr>
        <w:rPr>
          <w:rFonts w:cstheme="majorBidi"/>
          <w:highlight w:val="yellow"/>
          <w:lang w:val="en-US"/>
        </w:rPr>
      </w:pPr>
    </w:p>
    <w:p w14:paraId="02547117" w14:textId="77777777" w:rsidR="00883BC6" w:rsidRDefault="00883BC6" w:rsidP="29DD5717">
      <w:pPr>
        <w:rPr>
          <w:rFonts w:cstheme="majorBidi"/>
          <w:highlight w:val="yellow"/>
          <w:lang w:val="en-US"/>
        </w:rPr>
      </w:pPr>
    </w:p>
    <w:p w14:paraId="6DD11A21" w14:textId="5BA92099" w:rsidR="00150772" w:rsidRPr="00AE20A9" w:rsidRDefault="29DD5717" w:rsidP="29DD5717">
      <w:pPr>
        <w:rPr>
          <w:rFonts w:cstheme="majorBidi"/>
          <w:highlight w:val="yellow"/>
          <w:lang w:val="en-US"/>
        </w:rPr>
      </w:pPr>
      <w:r w:rsidRPr="29DD5717">
        <w:rPr>
          <w:rFonts w:cstheme="majorBidi"/>
          <w:highlight w:val="yellow"/>
          <w:lang w:val="en-US"/>
        </w:rPr>
        <w:t xml:space="preserve">The log-likelihood ratio L is given by the binary logarithm of the probability of nucleotide </w:t>
      </w:r>
      <w:proofErr w:type="spellStart"/>
      <w:r w:rsidRPr="29DD5717">
        <w:rPr>
          <w:rFonts w:cstheme="majorBidi"/>
          <w:highlight w:val="yellow"/>
          <w:lang w:val="en-US"/>
        </w:rPr>
        <w:t>i</w:t>
      </w:r>
      <w:proofErr w:type="spellEnd"/>
      <w:r w:rsidRPr="29DD5717">
        <w:rPr>
          <w:rFonts w:cstheme="majorBidi"/>
          <w:highlight w:val="yellow"/>
          <w:lang w:val="en-US"/>
        </w:rPr>
        <w:t xml:space="preserve"> at position j divided by the probability of a nucleotide as given by the background distribution B.</w:t>
      </w:r>
    </w:p>
    <w:p w14:paraId="09E44D1E" w14:textId="77777777" w:rsidR="00150772" w:rsidRPr="00AE20A9" w:rsidRDefault="29DD5717" w:rsidP="29DD5717">
      <w:pPr>
        <w:rPr>
          <w:rFonts w:cstheme="majorBidi"/>
          <w:highlight w:val="yellow"/>
          <w:lang w:val="en-US"/>
        </w:rPr>
      </w:pPr>
      <w:r w:rsidRPr="29DD5717">
        <w:rPr>
          <w:rFonts w:cstheme="majorBidi"/>
          <w:highlight w:val="yellow"/>
          <w:lang w:val="en-US"/>
        </w:rPr>
        <w:t>Applying these manipulations to the PPM in the previous section, we get the following matrix:</w:t>
      </w:r>
    </w:p>
    <w:p w14:paraId="166F2562" w14:textId="77777777" w:rsidR="00150772" w:rsidRPr="00AE20A9" w:rsidRDefault="00150772" w:rsidP="29DD5717">
      <w:pPr>
        <w:rPr>
          <w:rFonts w:cstheme="majorBidi"/>
          <w:highlight w:val="yellow"/>
          <w:lang w:val="en-US"/>
        </w:rPr>
      </w:pPr>
    </w:p>
    <w:p w14:paraId="10649183" w14:textId="77777777" w:rsidR="00883BC6" w:rsidRDefault="00DA4E0A" w:rsidP="29DD5717">
      <w:pPr>
        <w:keepNext/>
        <w:jc w:val="center"/>
        <w:rPr>
          <w:highlight w:val="yellow"/>
        </w:rPr>
      </w:pPr>
      <w:r>
        <w:rPr>
          <w:noProof/>
        </w:rPr>
        <w:drawing>
          <wp:inline distT="0" distB="0" distL="0" distR="0" wp14:anchorId="5869E734" wp14:editId="265DBA0B">
            <wp:extent cx="3105150" cy="1259696"/>
            <wp:effectExtent l="0" t="0" r="0" b="0"/>
            <wp:docPr id="22" name="Picture 2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23">
                      <a:extLst>
                        <a:ext uri="{28A0092B-C50C-407E-A947-70E740481C1C}">
                          <a14:useLocalDpi xmlns:a14="http://schemas.microsoft.com/office/drawing/2010/main" val="0"/>
                        </a:ext>
                      </a:extLst>
                    </a:blip>
                    <a:stretch>
                      <a:fillRect/>
                    </a:stretch>
                  </pic:blipFill>
                  <pic:spPr>
                    <a:xfrm>
                      <a:off x="0" y="0"/>
                      <a:ext cx="3105150" cy="1259696"/>
                    </a:xfrm>
                    <a:prstGeom prst="rect">
                      <a:avLst/>
                    </a:prstGeom>
                  </pic:spPr>
                </pic:pic>
              </a:graphicData>
            </a:graphic>
          </wp:inline>
        </w:drawing>
      </w:r>
    </w:p>
    <w:p w14:paraId="672F9DBC" w14:textId="7E1BA7C3" w:rsidR="00150772" w:rsidRPr="00883BC6" w:rsidRDefault="29DD5717" w:rsidP="29DD5717">
      <w:pPr>
        <w:pStyle w:val="Caption"/>
        <w:jc w:val="center"/>
        <w:rPr>
          <w:highlight w:val="yellow"/>
          <w:lang w:val="en-US"/>
        </w:rPr>
      </w:pPr>
      <w:r w:rsidRPr="29DD5717">
        <w:rPr>
          <w:highlight w:val="yellow"/>
          <w:lang w:val="en-US"/>
        </w:rPr>
        <w:t xml:space="preserve">Figure </w:t>
      </w:r>
      <w:r w:rsidR="00883BC6">
        <w:fldChar w:fldCharType="begin"/>
      </w:r>
      <w:r w:rsidR="00883BC6" w:rsidRPr="29DD5717">
        <w:rPr>
          <w:lang w:val="en-US"/>
        </w:rPr>
        <w:instrText xml:space="preserve"> SEQ Figure \* ARABIC </w:instrText>
      </w:r>
      <w:r w:rsidR="00883BC6">
        <w:fldChar w:fldCharType="separate"/>
      </w:r>
      <w:r w:rsidRPr="29DD5717">
        <w:rPr>
          <w:noProof/>
          <w:lang w:val="en-US"/>
        </w:rPr>
        <w:t>8</w:t>
      </w:r>
      <w:r w:rsidR="00883BC6">
        <w:fldChar w:fldCharType="end"/>
      </w:r>
      <w:r w:rsidRPr="29DD5717">
        <w:rPr>
          <w:highlight w:val="yellow"/>
          <w:lang w:val="en-US"/>
        </w:rPr>
        <w:t>: Position-specific scoring matrix (PSSM)</w:t>
      </w:r>
    </w:p>
    <w:p w14:paraId="7BDE01C5" w14:textId="77777777" w:rsidR="00883BC6" w:rsidRPr="00883BC6" w:rsidRDefault="00883BC6" w:rsidP="29DD5717">
      <w:pPr>
        <w:rPr>
          <w:highlight w:val="yellow"/>
          <w:lang w:val="en-US"/>
        </w:rPr>
      </w:pPr>
    </w:p>
    <w:p w14:paraId="28C33427" w14:textId="77777777" w:rsidR="00150772" w:rsidRPr="00AE20A9" w:rsidRDefault="29DD5717" w:rsidP="29DD5717">
      <w:pPr>
        <w:pStyle w:val="Heading4"/>
        <w:rPr>
          <w:highlight w:val="yellow"/>
          <w:lang w:val="en-US"/>
        </w:rPr>
      </w:pPr>
      <w:r w:rsidRPr="29DD5717">
        <w:rPr>
          <w:highlight w:val="yellow"/>
          <w:lang w:val="en-US"/>
        </w:rPr>
        <w:t>Pseudocounts</w:t>
      </w:r>
    </w:p>
    <w:p w14:paraId="675D965A" w14:textId="109EDB0F" w:rsidR="00DA4E0A" w:rsidRPr="00AE20A9" w:rsidRDefault="29DD5717" w:rsidP="29DD5717">
      <w:pPr>
        <w:rPr>
          <w:rFonts w:cstheme="majorBidi"/>
          <w:highlight w:val="yellow"/>
          <w:lang w:val="en-US"/>
        </w:rPr>
      </w:pPr>
      <w:r w:rsidRPr="29DD5717">
        <w:rPr>
          <w:rFonts w:cstheme="majorBidi"/>
          <w:highlight w:val="yellow"/>
          <w:lang w:val="en-US"/>
        </w:rPr>
        <w:t>Since the logarithm is not defined at zero, the resulting matrix contains placeholders for an undefined value – often in form of negative infinity. A simple method to alleviate this issue is adding “pseudocounts” to the probability values in the PPM. In most practical applications, a pseudocount value of 0.1 is added to each entry in the position probability matrix. Doing this for the above PPM leads to the following PSSM:</w:t>
      </w:r>
    </w:p>
    <w:p w14:paraId="446AA225" w14:textId="77777777" w:rsidR="00883BC6" w:rsidRDefault="0029039A" w:rsidP="29DD5717">
      <w:pPr>
        <w:keepNext/>
        <w:jc w:val="center"/>
        <w:rPr>
          <w:highlight w:val="yellow"/>
        </w:rPr>
      </w:pPr>
      <w:r>
        <w:rPr>
          <w:noProof/>
        </w:rPr>
        <w:drawing>
          <wp:inline distT="0" distB="0" distL="0" distR="0" wp14:anchorId="55659911" wp14:editId="0466924A">
            <wp:extent cx="3162300" cy="1170775"/>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3162300" cy="1170775"/>
                    </a:xfrm>
                    <a:prstGeom prst="rect">
                      <a:avLst/>
                    </a:prstGeom>
                  </pic:spPr>
                </pic:pic>
              </a:graphicData>
            </a:graphic>
          </wp:inline>
        </w:drawing>
      </w:r>
    </w:p>
    <w:p w14:paraId="2A58A152" w14:textId="0F8070B5" w:rsidR="00150772" w:rsidRPr="00AE20A9" w:rsidRDefault="29DD5717" w:rsidP="29DD5717">
      <w:pPr>
        <w:pStyle w:val="Caption"/>
        <w:jc w:val="center"/>
        <w:rPr>
          <w:rFonts w:cstheme="majorBidi"/>
          <w:highlight w:val="yellow"/>
          <w:lang w:val="en-US"/>
        </w:rPr>
      </w:pPr>
      <w:r w:rsidRPr="29DD5717">
        <w:rPr>
          <w:highlight w:val="yellow"/>
          <w:lang w:val="en-US"/>
        </w:rPr>
        <w:t xml:space="preserve">Figure </w:t>
      </w:r>
      <w:r w:rsidR="00883BC6">
        <w:fldChar w:fldCharType="begin"/>
      </w:r>
      <w:r w:rsidR="00883BC6" w:rsidRPr="29DD5717">
        <w:rPr>
          <w:lang w:val="en-US"/>
        </w:rPr>
        <w:instrText xml:space="preserve"> SEQ Figure \* ARABIC </w:instrText>
      </w:r>
      <w:r w:rsidR="00883BC6">
        <w:fldChar w:fldCharType="separate"/>
      </w:r>
      <w:r w:rsidRPr="29DD5717">
        <w:rPr>
          <w:noProof/>
          <w:lang w:val="en-US"/>
        </w:rPr>
        <w:t>9</w:t>
      </w:r>
      <w:r w:rsidR="00883BC6">
        <w:fldChar w:fldCharType="end"/>
      </w:r>
      <w:r w:rsidRPr="29DD5717">
        <w:rPr>
          <w:highlight w:val="yellow"/>
          <w:lang w:val="en-US"/>
        </w:rPr>
        <w:t>: Position-specific scoring matrix (PSSM) with pseudocounts</w:t>
      </w:r>
    </w:p>
    <w:p w14:paraId="241D8C08" w14:textId="4842B9BD" w:rsidR="0050678A" w:rsidRPr="00F35297" w:rsidRDefault="29DD5717" w:rsidP="29DD5717">
      <w:pPr>
        <w:pStyle w:val="Heading3"/>
        <w:rPr>
          <w:highlight w:val="yellow"/>
          <w:lang w:val="en-US"/>
        </w:rPr>
      </w:pPr>
      <w:bookmarkStart w:id="263" w:name="_Toc100003497"/>
      <w:r w:rsidRPr="29DD5717">
        <w:rPr>
          <w:highlight w:val="yellow"/>
          <w:lang w:val="en-US"/>
        </w:rPr>
        <w:lastRenderedPageBreak/>
        <w:t>Scoring an occurrence</w:t>
      </w:r>
      <w:bookmarkEnd w:id="263"/>
    </w:p>
    <w:p w14:paraId="1E60DABC" w14:textId="129DEFCE" w:rsidR="00E1233C" w:rsidRPr="00AE20A9" w:rsidRDefault="29DD5717" w:rsidP="29DD5717">
      <w:pPr>
        <w:rPr>
          <w:highlight w:val="yellow"/>
          <w:lang w:val="en-US"/>
        </w:rPr>
      </w:pPr>
      <w:r w:rsidRPr="29DD5717">
        <w:rPr>
          <w:highlight w:val="yellow"/>
          <w:lang w:val="en-US"/>
        </w:rPr>
        <w:t xml:space="preserve">Every </w:t>
      </w:r>
      <w:commentRangeStart w:id="264"/>
      <w:r w:rsidRPr="29DD5717">
        <w:rPr>
          <w:highlight w:val="yellow"/>
          <w:lang w:val="en-US"/>
        </w:rPr>
        <w:t xml:space="preserve">matrix </w:t>
      </w:r>
      <w:commentRangeEnd w:id="264"/>
      <w:r w:rsidR="00DF3CA8">
        <w:rPr>
          <w:rStyle w:val="CommentReference"/>
        </w:rPr>
        <w:commentReference w:id="264"/>
      </w:r>
      <w:r w:rsidRPr="29DD5717">
        <w:rPr>
          <w:highlight w:val="yellow"/>
          <w:lang w:val="en-US"/>
        </w:rPr>
        <w:t>encodes the affinity of an RBP for a certain motif. While exact motifs can be derived from the matrix, the probabilistic view of affinity is what makes this approach so popular. Instead of looking for an exact overlap between a “best” motif in a sequence, a matrix is “slid” over the sequence and a score is calculated at every position by adding up the value of the respective nucleotide in the matrix. Using the PSSM from above, the following scores can be assigned to the bold-marked sequence positions below:</w:t>
      </w:r>
    </w:p>
    <w:p w14:paraId="401BAC75" w14:textId="77777777" w:rsidR="007C3FD4" w:rsidRPr="00AE20A9" w:rsidRDefault="007C3FD4" w:rsidP="29DD5717">
      <w:pPr>
        <w:rPr>
          <w:highlight w:val="yellow"/>
          <w:lang w:val="en-US"/>
        </w:rPr>
      </w:pPr>
    </w:p>
    <w:p w14:paraId="7C3466E7" w14:textId="42DC5330" w:rsidR="007C3FD4" w:rsidRPr="00AE20A9" w:rsidRDefault="00883BC6" w:rsidP="29DD5717">
      <w:pPr>
        <w:rPr>
          <w:highlight w:val="yellow"/>
          <w:lang w:val="en-US"/>
        </w:rPr>
      </w:pPr>
      <w:r>
        <w:rPr>
          <w:noProof/>
        </w:rPr>
        <mc:AlternateContent>
          <mc:Choice Requires="wps">
            <w:drawing>
              <wp:anchor distT="0" distB="0" distL="114300" distR="114300" simplePos="0" relativeHeight="251717632" behindDoc="0" locked="0" layoutInCell="1" allowOverlap="1" wp14:anchorId="2A1D59A2" wp14:editId="7E4C9A7C">
                <wp:simplePos x="0" y="0"/>
                <wp:positionH relativeFrom="column">
                  <wp:posOffset>266700</wp:posOffset>
                </wp:positionH>
                <wp:positionV relativeFrom="paragraph">
                  <wp:posOffset>2878455</wp:posOffset>
                </wp:positionV>
                <wp:extent cx="5200650" cy="635"/>
                <wp:effectExtent l="0" t="0" r="0" b="0"/>
                <wp:wrapSquare wrapText="bothSides"/>
                <wp:docPr id="215" name="Text Box 215"/>
                <wp:cNvGraphicFramePr/>
                <a:graphic xmlns:a="http://schemas.openxmlformats.org/drawingml/2006/main">
                  <a:graphicData uri="http://schemas.microsoft.com/office/word/2010/wordprocessingShape">
                    <wps:wsp>
                      <wps:cNvSpPr txBox="1"/>
                      <wps:spPr>
                        <a:xfrm>
                          <a:off x="0" y="0"/>
                          <a:ext cx="5200650" cy="635"/>
                        </a:xfrm>
                        <a:prstGeom prst="rect">
                          <a:avLst/>
                        </a:prstGeom>
                        <a:solidFill>
                          <a:prstClr val="white"/>
                        </a:solidFill>
                        <a:ln>
                          <a:noFill/>
                        </a:ln>
                      </wps:spPr>
                      <wps:txbx>
                        <w:txbxContent>
                          <w:p w14:paraId="72A41D75" w14:textId="7E8F0170" w:rsidR="00883BC6" w:rsidRPr="002E3988" w:rsidRDefault="00883BC6" w:rsidP="00883BC6">
                            <w:pPr>
                              <w:pStyle w:val="Caption"/>
                              <w:rPr>
                                <w:noProof/>
                                <w:lang w:val="en-US"/>
                              </w:rPr>
                            </w:pPr>
                            <w:r w:rsidRPr="00883BC6">
                              <w:rPr>
                                <w:lang w:val="en-US"/>
                              </w:rPr>
                              <w:t xml:space="preserve">Figure </w:t>
                            </w:r>
                            <w:r>
                              <w:fldChar w:fldCharType="begin"/>
                            </w:r>
                            <w:r w:rsidRPr="00883BC6">
                              <w:rPr>
                                <w:lang w:val="en-US"/>
                              </w:rPr>
                              <w:instrText xml:space="preserve"> SEQ Figure \* ARABIC </w:instrText>
                            </w:r>
                            <w:r>
                              <w:fldChar w:fldCharType="separate"/>
                            </w:r>
                            <w:r w:rsidR="001317E8">
                              <w:rPr>
                                <w:noProof/>
                                <w:lang w:val="en-US"/>
                              </w:rPr>
                              <w:t>10</w:t>
                            </w:r>
                            <w:r>
                              <w:fldChar w:fldCharType="end"/>
                            </w:r>
                            <w:r w:rsidRPr="00883BC6">
                              <w:rPr>
                                <w:lang w:val="en-US"/>
                              </w:rPr>
                              <w:t>: Scoring procedure for a sequence given a PSSM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1D59A2" id="Text Box 215" o:spid="_x0000_s1030" type="#_x0000_t202" style="position:absolute;left:0;text-align:left;margin-left:21pt;margin-top:226.65pt;width:409.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" stroked="f">
                <v:textbox style="mso-fit-shape-to-text:t" inset="0,0,0,0">
                  <w:txbxContent>
                    <w:p w14:paraId="72A41D75" w14:textId="7E8F0170" w:rsidR="00883BC6" w:rsidRPr="002E3988" w:rsidRDefault="00883BC6" w:rsidP="00883BC6">
                      <w:pPr>
                        <w:pStyle w:val="Caption"/>
                        <w:rPr>
                          <w:noProof/>
                          <w:lang w:val="en-US"/>
                        </w:rPr>
                      </w:pPr>
                      <w:r w:rsidRPr="00883BC6">
                        <w:rPr>
                          <w:lang w:val="en-US"/>
                        </w:rPr>
                        <w:t xml:space="preserve">Figure </w:t>
                      </w:r>
                      <w:r>
                        <w:fldChar w:fldCharType="begin"/>
                      </w:r>
                      <w:r w:rsidRPr="00883BC6">
                        <w:rPr>
                          <w:lang w:val="en-US"/>
                        </w:rPr>
                        <w:instrText xml:space="preserve"> SEQ Figure \* ARABIC </w:instrText>
                      </w:r>
                      <w:r>
                        <w:fldChar w:fldCharType="separate"/>
                      </w:r>
                      <w:r w:rsidR="001317E8">
                        <w:rPr>
                          <w:noProof/>
                          <w:lang w:val="en-US"/>
                        </w:rPr>
                        <w:t>10</w:t>
                      </w:r>
                      <w:r>
                        <w:fldChar w:fldCharType="end"/>
                      </w:r>
                      <w:r w:rsidRPr="00883BC6">
                        <w:rPr>
                          <w:lang w:val="en-US"/>
                        </w:rPr>
                        <w:t>: Scoring procedure for a sequence given a PSSM</w:t>
                      </w:r>
                    </w:p>
                  </w:txbxContent>
                </v:textbox>
                <w10:wrap type="square"/>
              </v:shape>
            </w:pict>
          </mc:Fallback>
        </mc:AlternateContent>
      </w:r>
      <w:r>
        <w:rPr>
          <w:noProof/>
          <w:lang w:val="en-US"/>
        </w:rPr>
        <mc:AlternateContent>
          <mc:Choice Requires="wpg">
            <w:drawing>
              <wp:anchor distT="0" distB="0" distL="114300" distR="114300" simplePos="0" relativeHeight="251657216" behindDoc="0" locked="0" layoutInCell="1" allowOverlap="1" wp14:anchorId="270519FD" wp14:editId="42A0916B">
                <wp:simplePos x="0" y="0"/>
                <wp:positionH relativeFrom="column">
                  <wp:posOffset>267286</wp:posOffset>
                </wp:positionH>
                <wp:positionV relativeFrom="paragraph">
                  <wp:posOffset>4689</wp:posOffset>
                </wp:positionV>
                <wp:extent cx="5200650" cy="2817349"/>
                <wp:effectExtent l="0" t="0" r="0" b="2540"/>
                <wp:wrapSquare wrapText="bothSides"/>
                <wp:docPr id="214" name="Group 214"/>
                <wp:cNvGraphicFramePr/>
                <a:graphic xmlns:a="http://schemas.openxmlformats.org/drawingml/2006/main">
                  <a:graphicData uri="http://schemas.microsoft.com/office/word/2010/wordprocessingGroup">
                    <wpg:wgp>
                      <wpg:cNvGrpSpPr/>
                      <wpg:grpSpPr>
                        <a:xfrm>
                          <a:off x="0" y="0"/>
                          <a:ext cx="5200650" cy="2817349"/>
                          <a:chOff x="0" y="0"/>
                          <a:chExt cx="5200650" cy="2817349"/>
                        </a:xfrm>
                      </wpg:grpSpPr>
                      <wpg:grpSp>
                        <wpg:cNvPr id="23" name="Group 23"/>
                        <wpg:cNvGrpSpPr/>
                        <wpg:grpSpPr>
                          <a:xfrm>
                            <a:off x="0" y="1350499"/>
                            <a:ext cx="5200650" cy="1466850"/>
                            <a:chOff x="0" y="0"/>
                            <a:chExt cx="5200650" cy="1466850"/>
                          </a:xfrm>
                        </wpg:grpSpPr>
                        <pic:pic xmlns:pic="http://schemas.openxmlformats.org/drawingml/2006/picture">
                          <pic:nvPicPr>
                            <pic:cNvPr id="17" name="Picture 17" descr="Graphical user interface&#10;&#10;Description automatically generated with medium confidence"/>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57150"/>
                              <a:ext cx="1732280" cy="1327150"/>
                            </a:xfrm>
                            <a:prstGeom prst="rect">
                              <a:avLst/>
                            </a:prstGeom>
                          </pic:spPr>
                        </pic:pic>
                        <wps:wsp>
                          <wps:cNvPr id="18" name="Text Box 2"/>
                          <wps:cNvSpPr txBox="1">
                            <a:spLocks noChangeArrowheads="1"/>
                          </wps:cNvSpPr>
                          <wps:spPr bwMode="auto">
                            <a:xfrm>
                              <a:off x="2006600" y="0"/>
                              <a:ext cx="3194050" cy="1466850"/>
                            </a:xfrm>
                            <a:prstGeom prst="rect">
                              <a:avLst/>
                            </a:prstGeom>
                            <a:noFill/>
                            <a:ln w="9525">
                              <a:noFill/>
                              <a:miter lim="800000"/>
                              <a:headEnd/>
                              <a:tailEnd/>
                            </a:ln>
                          </wps:spPr>
                          <wps:txbx>
                            <w:txbxContent>
                              <w:p w14:paraId="43F08287" w14:textId="19A056C4" w:rsidR="00E1233C" w:rsidRPr="005C4276" w:rsidRDefault="00E1233C" w:rsidP="005C4276">
                                <w:pPr>
                                  <w:spacing w:line="240" w:lineRule="auto"/>
                                  <w:rPr>
                                    <w:sz w:val="24"/>
                                    <w:szCs w:val="24"/>
                                    <w:lang w:val="en-US"/>
                                  </w:rPr>
                                </w:pPr>
                                <w:r w:rsidRPr="005C4276">
                                  <w:rPr>
                                    <w:sz w:val="24"/>
                                    <w:szCs w:val="24"/>
                                    <w:lang w:val="en-US"/>
                                  </w:rPr>
                                  <w:t>0.26 + (-1.32) + (-1.32) + 2.14</w:t>
                                </w:r>
                                <w:r w:rsidR="005C4276" w:rsidRPr="005C4276">
                                  <w:rPr>
                                    <w:sz w:val="24"/>
                                    <w:szCs w:val="24"/>
                                    <w:lang w:val="en-US"/>
                                  </w:rPr>
                                  <w:t xml:space="preserve"> + (-1.32) = </w:t>
                                </w:r>
                                <w:r w:rsidR="005C4276" w:rsidRPr="005C4276">
                                  <w:rPr>
                                    <w:b/>
                                    <w:bCs/>
                                    <w:sz w:val="24"/>
                                    <w:szCs w:val="24"/>
                                    <w:lang w:val="en-US"/>
                                  </w:rPr>
                                  <w:t>-1.56</w:t>
                                </w:r>
                              </w:p>
                              <w:p w14:paraId="372D4ECE" w14:textId="6035181D" w:rsidR="005C4276" w:rsidRPr="005C4276" w:rsidRDefault="005C4276" w:rsidP="005C4276">
                                <w:pPr>
                                  <w:spacing w:line="240" w:lineRule="auto"/>
                                  <w:rPr>
                                    <w:sz w:val="24"/>
                                    <w:szCs w:val="24"/>
                                    <w:lang w:val="en-US"/>
                                  </w:rPr>
                                </w:pPr>
                              </w:p>
                              <w:p w14:paraId="6FEB0439" w14:textId="24223718" w:rsidR="005C4276" w:rsidRPr="005C4276" w:rsidRDefault="005C4276" w:rsidP="005C4276">
                                <w:pPr>
                                  <w:spacing w:line="240" w:lineRule="auto"/>
                                  <w:rPr>
                                    <w:sz w:val="24"/>
                                    <w:szCs w:val="24"/>
                                    <w:lang w:val="en-US"/>
                                  </w:rPr>
                                </w:pPr>
                                <w:r w:rsidRPr="005C4276">
                                  <w:rPr>
                                    <w:sz w:val="24"/>
                                    <w:szCs w:val="24"/>
                                    <w:lang w:val="en-US"/>
                                  </w:rPr>
                                  <w:t xml:space="preserve">(-1.32) + 0.26 + (-1.32) + (-1,32) + 0.26 = </w:t>
                                </w:r>
                                <w:r w:rsidRPr="005C4276">
                                  <w:rPr>
                                    <w:b/>
                                    <w:bCs/>
                                    <w:sz w:val="24"/>
                                    <w:szCs w:val="24"/>
                                    <w:lang w:val="en-US"/>
                                  </w:rPr>
                                  <w:t>-3.44</w:t>
                                </w:r>
                              </w:p>
                              <w:p w14:paraId="4FA85894" w14:textId="085AFCD6" w:rsidR="005C4276" w:rsidRPr="005C4276" w:rsidRDefault="005C4276" w:rsidP="005C4276">
                                <w:pPr>
                                  <w:spacing w:line="240" w:lineRule="auto"/>
                                  <w:rPr>
                                    <w:sz w:val="24"/>
                                    <w:szCs w:val="24"/>
                                    <w:lang w:val="en-US"/>
                                  </w:rPr>
                                </w:pPr>
                              </w:p>
                              <w:p w14:paraId="25A253C4" w14:textId="58F2DD46" w:rsidR="005C4276" w:rsidRPr="005C4276" w:rsidRDefault="005C4276" w:rsidP="005C4276">
                                <w:pPr>
                                  <w:spacing w:line="240" w:lineRule="auto"/>
                                  <w:rPr>
                                    <w:sz w:val="24"/>
                                    <w:szCs w:val="24"/>
                                    <w:lang w:val="en-US"/>
                                  </w:rPr>
                                </w:pPr>
                                <w:r w:rsidRPr="005C4276">
                                  <w:rPr>
                                    <w:sz w:val="24"/>
                                    <w:szCs w:val="24"/>
                                    <w:lang w:val="en-US"/>
                                  </w:rPr>
                                  <w:t xml:space="preserve">2.14 + 0.26 + (-1.32) + (-1.32) + 1.85 = </w:t>
                                </w:r>
                                <w:r w:rsidRPr="005C4276">
                                  <w:rPr>
                                    <w:b/>
                                    <w:bCs/>
                                    <w:sz w:val="24"/>
                                    <w:szCs w:val="24"/>
                                    <w:lang w:val="en-US"/>
                                  </w:rPr>
                                  <w:t>1.61</w:t>
                                </w:r>
                              </w:p>
                              <w:p w14:paraId="172BEA36" w14:textId="0AC4D02B" w:rsidR="005C4276" w:rsidRPr="005C4276" w:rsidRDefault="005C4276" w:rsidP="005C4276">
                                <w:pPr>
                                  <w:spacing w:line="240" w:lineRule="auto"/>
                                  <w:rPr>
                                    <w:sz w:val="24"/>
                                    <w:szCs w:val="24"/>
                                    <w:lang w:val="en-US"/>
                                  </w:rPr>
                                </w:pPr>
                              </w:p>
                              <w:p w14:paraId="3B72BE17" w14:textId="6C4C626C" w:rsidR="005C4276" w:rsidRPr="005C4276" w:rsidRDefault="005C4276" w:rsidP="005C4276">
                                <w:pPr>
                                  <w:spacing w:line="240" w:lineRule="auto"/>
                                  <w:rPr>
                                    <w:sz w:val="24"/>
                                    <w:szCs w:val="24"/>
                                    <w:lang w:val="en-US"/>
                                  </w:rPr>
                                </w:pPr>
                                <w:r w:rsidRPr="005C4276">
                                  <w:rPr>
                                    <w:sz w:val="24"/>
                                    <w:szCs w:val="24"/>
                                    <w:lang w:val="en-US"/>
                                  </w:rPr>
                                  <w:t xml:space="preserve">2.14 + 1.68 + (-1.32) + 2.14 + (-1.32) = </w:t>
                                </w:r>
                                <w:r w:rsidRPr="005C4276">
                                  <w:rPr>
                                    <w:b/>
                                    <w:bCs/>
                                    <w:sz w:val="24"/>
                                    <w:szCs w:val="24"/>
                                    <w:lang w:val="en-US"/>
                                  </w:rPr>
                                  <w:t>3.32</w:t>
                                </w:r>
                              </w:p>
                            </w:txbxContent>
                          </wps:txbx>
                          <wps:bodyPr rot="0" vert="horz" wrap="square" lIns="91440" tIns="45720" rIns="91440" bIns="45720" anchor="t" anchorCtr="0">
                            <a:noAutofit/>
                          </wps:bodyPr>
                        </wps:wsp>
                      </wpg:grpSp>
                      <pic:pic xmlns:pic="http://schemas.openxmlformats.org/drawingml/2006/picture">
                        <pic:nvPicPr>
                          <pic:cNvPr id="20" name="Picture 20" descr="Table&#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1019908" y="0"/>
                            <a:ext cx="3162300" cy="1170305"/>
                          </a:xfrm>
                          <a:prstGeom prst="rect">
                            <a:avLst/>
                          </a:prstGeom>
                        </pic:spPr>
                      </pic:pic>
                    </wpg:wgp>
                  </a:graphicData>
                </a:graphic>
              </wp:anchor>
            </w:drawing>
          </mc:Choice>
          <mc:Fallback>
            <w:pict>
              <v:group w14:anchorId="270519FD" id="Group 214" o:spid="_x0000_s1031" style="position:absolute;left:0;text-align:left;margin-left:21.05pt;margin-top:.35pt;width:409.5pt;height:221.85pt;z-index:251657216" coordsize="52006,281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">
                <v:group id="Group 23" o:spid="_x0000_s1032" style="position:absolute;top:13504;width:52006;height:14669" coordsize="52006,14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33" type="#_x0000_t75" alt="Graphical user interface&#10;&#10;Description automatically generated with medium confidence" style="position:absolute;top:571;width:17322;height:132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">
                    <v:imagedata r:id="rId26" o:title="Graphical user interface&#10;&#10;Description automatically generated with medium confidence"/>
                  </v:shape>
                  <v:shape id="_x0000_s1034" type="#_x0000_t202" style="position:absolute;left:20066;width:31940;height:14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43F08287" w14:textId="19A056C4" w:rsidR="00E1233C" w:rsidRPr="005C4276" w:rsidRDefault="00E1233C" w:rsidP="005C4276">
                          <w:pPr>
                            <w:spacing w:line="240" w:lineRule="auto"/>
                            <w:rPr>
                              <w:sz w:val="24"/>
                              <w:szCs w:val="24"/>
                              <w:lang w:val="en-US"/>
                            </w:rPr>
                          </w:pPr>
                          <w:r w:rsidRPr="005C4276">
                            <w:rPr>
                              <w:sz w:val="24"/>
                              <w:szCs w:val="24"/>
                              <w:lang w:val="en-US"/>
                            </w:rPr>
                            <w:t>0.26 + (-1.32) + (-1.32) + 2.14</w:t>
                          </w:r>
                          <w:r w:rsidR="005C4276" w:rsidRPr="005C4276">
                            <w:rPr>
                              <w:sz w:val="24"/>
                              <w:szCs w:val="24"/>
                              <w:lang w:val="en-US"/>
                            </w:rPr>
                            <w:t xml:space="preserve"> + (-1.32) = </w:t>
                          </w:r>
                          <w:r w:rsidR="005C4276" w:rsidRPr="005C4276">
                            <w:rPr>
                              <w:b/>
                              <w:bCs/>
                              <w:sz w:val="24"/>
                              <w:szCs w:val="24"/>
                              <w:lang w:val="en-US"/>
                            </w:rPr>
                            <w:t>-1.56</w:t>
                          </w:r>
                        </w:p>
                        <w:p w14:paraId="372D4ECE" w14:textId="6035181D" w:rsidR="005C4276" w:rsidRPr="005C4276" w:rsidRDefault="005C4276" w:rsidP="005C4276">
                          <w:pPr>
                            <w:spacing w:line="240" w:lineRule="auto"/>
                            <w:rPr>
                              <w:sz w:val="24"/>
                              <w:szCs w:val="24"/>
                              <w:lang w:val="en-US"/>
                            </w:rPr>
                          </w:pPr>
                        </w:p>
                        <w:p w14:paraId="6FEB0439" w14:textId="24223718" w:rsidR="005C4276" w:rsidRPr="005C4276" w:rsidRDefault="005C4276" w:rsidP="005C4276">
                          <w:pPr>
                            <w:spacing w:line="240" w:lineRule="auto"/>
                            <w:rPr>
                              <w:sz w:val="24"/>
                              <w:szCs w:val="24"/>
                              <w:lang w:val="en-US"/>
                            </w:rPr>
                          </w:pPr>
                          <w:r w:rsidRPr="005C4276">
                            <w:rPr>
                              <w:sz w:val="24"/>
                              <w:szCs w:val="24"/>
                              <w:lang w:val="en-US"/>
                            </w:rPr>
                            <w:t xml:space="preserve">(-1.32) + 0.26 + (-1.32) + (-1,32) + 0.26 = </w:t>
                          </w:r>
                          <w:r w:rsidRPr="005C4276">
                            <w:rPr>
                              <w:b/>
                              <w:bCs/>
                              <w:sz w:val="24"/>
                              <w:szCs w:val="24"/>
                              <w:lang w:val="en-US"/>
                            </w:rPr>
                            <w:t>-3.44</w:t>
                          </w:r>
                        </w:p>
                        <w:p w14:paraId="4FA85894" w14:textId="085AFCD6" w:rsidR="005C4276" w:rsidRPr="005C4276" w:rsidRDefault="005C4276" w:rsidP="005C4276">
                          <w:pPr>
                            <w:spacing w:line="240" w:lineRule="auto"/>
                            <w:rPr>
                              <w:sz w:val="24"/>
                              <w:szCs w:val="24"/>
                              <w:lang w:val="en-US"/>
                            </w:rPr>
                          </w:pPr>
                        </w:p>
                        <w:p w14:paraId="25A253C4" w14:textId="58F2DD46" w:rsidR="005C4276" w:rsidRPr="005C4276" w:rsidRDefault="005C4276" w:rsidP="005C4276">
                          <w:pPr>
                            <w:spacing w:line="240" w:lineRule="auto"/>
                            <w:rPr>
                              <w:sz w:val="24"/>
                              <w:szCs w:val="24"/>
                              <w:lang w:val="en-US"/>
                            </w:rPr>
                          </w:pPr>
                          <w:r w:rsidRPr="005C4276">
                            <w:rPr>
                              <w:sz w:val="24"/>
                              <w:szCs w:val="24"/>
                              <w:lang w:val="en-US"/>
                            </w:rPr>
                            <w:t xml:space="preserve">2.14 + 0.26 + (-1.32) + (-1.32) + 1.85 = </w:t>
                          </w:r>
                          <w:r w:rsidRPr="005C4276">
                            <w:rPr>
                              <w:b/>
                              <w:bCs/>
                              <w:sz w:val="24"/>
                              <w:szCs w:val="24"/>
                              <w:lang w:val="en-US"/>
                            </w:rPr>
                            <w:t>1.61</w:t>
                          </w:r>
                        </w:p>
                        <w:p w14:paraId="172BEA36" w14:textId="0AC4D02B" w:rsidR="005C4276" w:rsidRPr="005C4276" w:rsidRDefault="005C4276" w:rsidP="005C4276">
                          <w:pPr>
                            <w:spacing w:line="240" w:lineRule="auto"/>
                            <w:rPr>
                              <w:sz w:val="24"/>
                              <w:szCs w:val="24"/>
                              <w:lang w:val="en-US"/>
                            </w:rPr>
                          </w:pPr>
                        </w:p>
                        <w:p w14:paraId="3B72BE17" w14:textId="6C4C626C" w:rsidR="005C4276" w:rsidRPr="005C4276" w:rsidRDefault="005C4276" w:rsidP="005C4276">
                          <w:pPr>
                            <w:spacing w:line="240" w:lineRule="auto"/>
                            <w:rPr>
                              <w:sz w:val="24"/>
                              <w:szCs w:val="24"/>
                              <w:lang w:val="en-US"/>
                            </w:rPr>
                          </w:pPr>
                          <w:r w:rsidRPr="005C4276">
                            <w:rPr>
                              <w:sz w:val="24"/>
                              <w:szCs w:val="24"/>
                              <w:lang w:val="en-US"/>
                            </w:rPr>
                            <w:t xml:space="preserve">2.14 + 1.68 + (-1.32) + 2.14 + (-1.32) = </w:t>
                          </w:r>
                          <w:r w:rsidRPr="005C4276">
                            <w:rPr>
                              <w:b/>
                              <w:bCs/>
                              <w:sz w:val="24"/>
                              <w:szCs w:val="24"/>
                              <w:lang w:val="en-US"/>
                            </w:rPr>
                            <w:t>3.32</w:t>
                          </w:r>
                        </w:p>
                      </w:txbxContent>
                    </v:textbox>
                  </v:shape>
                </v:group>
                <v:shape id="Picture 20" o:spid="_x0000_s1035" type="#_x0000_t75" alt="Table&#10;&#10;Description automatically generated" style="position:absolute;left:10199;width:31623;height:11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">
                  <v:imagedata r:id="rId27" o:title="Table&#10;&#10;Description automatically generated"/>
                </v:shape>
                <w10:wrap type="square"/>
              </v:group>
            </w:pict>
          </mc:Fallback>
        </mc:AlternateContent>
      </w:r>
    </w:p>
    <w:p w14:paraId="579ADD2B" w14:textId="197035E0" w:rsidR="007C3FD4" w:rsidRDefault="29DD5717" w:rsidP="29DD5717">
      <w:pPr>
        <w:rPr>
          <w:highlight w:val="yellow"/>
          <w:lang w:val="en-US"/>
        </w:rPr>
      </w:pPr>
      <w:r w:rsidRPr="29DD5717">
        <w:rPr>
          <w:highlight w:val="yellow"/>
          <w:lang w:val="en-US"/>
        </w:rPr>
        <w:t>Having calculated the corresponding scores, we cannot really tell whether each score represents a “strong” or a “weak” match of a protein to a motif. To decide the threshold where a score becomes a “good” score, certain statistical methods are necessary.</w:t>
      </w:r>
    </w:p>
    <w:p w14:paraId="00CF9943" w14:textId="77777777" w:rsidR="00F35297" w:rsidRPr="00AE20A9" w:rsidRDefault="00F35297" w:rsidP="29DD5717">
      <w:pPr>
        <w:rPr>
          <w:highlight w:val="yellow"/>
          <w:lang w:val="en-US"/>
        </w:rPr>
      </w:pPr>
    </w:p>
    <w:p w14:paraId="43C4CBDD" w14:textId="142BE72B" w:rsidR="0050678A" w:rsidRPr="00AE20A9" w:rsidRDefault="29DD5717" w:rsidP="29DD5717">
      <w:pPr>
        <w:pStyle w:val="Heading3"/>
        <w:rPr>
          <w:highlight w:val="yellow"/>
          <w:lang w:val="en-US"/>
        </w:rPr>
      </w:pPr>
      <w:bookmarkStart w:id="265" w:name="_Toc100003498"/>
      <w:r w:rsidRPr="29DD5717">
        <w:rPr>
          <w:highlight w:val="yellow"/>
          <w:lang w:val="en-US"/>
        </w:rPr>
        <w:t>Threshold setting</w:t>
      </w:r>
      <w:bookmarkEnd w:id="265"/>
    </w:p>
    <w:p w14:paraId="20D48AB7" w14:textId="7B27AD5A" w:rsidR="000C1453" w:rsidRPr="00AE20A9" w:rsidRDefault="29DD5717" w:rsidP="29DD5717">
      <w:pPr>
        <w:pStyle w:val="Heading4"/>
        <w:rPr>
          <w:highlight w:val="yellow"/>
          <w:lang w:val="en-US"/>
        </w:rPr>
      </w:pPr>
      <w:r w:rsidRPr="29DD5717">
        <w:rPr>
          <w:highlight w:val="yellow"/>
          <w:lang w:val="en-US"/>
        </w:rPr>
        <w:t>P-value approach</w:t>
      </w:r>
    </w:p>
    <w:p w14:paraId="51C0AE2C" w14:textId="163E4601" w:rsidR="00C916F2" w:rsidRPr="00AE20A9" w:rsidRDefault="29DD5717" w:rsidP="29DD5717">
      <w:pPr>
        <w:pStyle w:val="ListParagraph"/>
        <w:numPr>
          <w:ilvl w:val="0"/>
          <w:numId w:val="7"/>
        </w:numPr>
        <w:rPr>
          <w:highlight w:val="yellow"/>
          <w:lang w:val="en-US"/>
        </w:rPr>
      </w:pPr>
      <w:r w:rsidRPr="29DD5717">
        <w:rPr>
          <w:highlight w:val="yellow"/>
          <w:lang w:val="en-US"/>
        </w:rPr>
        <w:t>For a given matrix, compute the distribution of all possible scores -&gt; p-value of a given score “s” = 1-cdf(s)</w:t>
      </w:r>
    </w:p>
    <w:p w14:paraId="6E105FAA" w14:textId="6B550122" w:rsidR="00C916F2" w:rsidRPr="00AE20A9" w:rsidRDefault="29DD5717" w:rsidP="29DD5717">
      <w:pPr>
        <w:pStyle w:val="ListParagraph"/>
        <w:numPr>
          <w:ilvl w:val="0"/>
          <w:numId w:val="7"/>
        </w:numPr>
        <w:rPr>
          <w:highlight w:val="yellow"/>
          <w:lang w:val="en-US"/>
        </w:rPr>
      </w:pPr>
      <w:r w:rsidRPr="29DD5717">
        <w:rPr>
          <w:highlight w:val="yellow"/>
          <w:lang w:val="en-US"/>
        </w:rPr>
        <w:t>include distribution of matrix above</w:t>
      </w:r>
    </w:p>
    <w:p w14:paraId="37195616" w14:textId="33D5B781" w:rsidR="00C916F2" w:rsidRPr="00AE20A9" w:rsidRDefault="29DD5717" w:rsidP="29DD5717">
      <w:pPr>
        <w:pStyle w:val="ListParagraph"/>
        <w:numPr>
          <w:ilvl w:val="0"/>
          <w:numId w:val="7"/>
        </w:numPr>
        <w:rPr>
          <w:highlight w:val="yellow"/>
          <w:lang w:val="en-US"/>
        </w:rPr>
      </w:pPr>
      <w:r w:rsidRPr="29DD5717">
        <w:rPr>
          <w:highlight w:val="yellow"/>
          <w:lang w:val="en-US"/>
        </w:rPr>
        <w:t>calculate score necessary for a p-value 0.01</w:t>
      </w:r>
    </w:p>
    <w:p w14:paraId="28ED9D7E" w14:textId="07E41D4B" w:rsidR="00C916F2" w:rsidRPr="00AE20A9" w:rsidRDefault="29DD5717" w:rsidP="29DD5717">
      <w:pPr>
        <w:pStyle w:val="ListParagraph"/>
        <w:numPr>
          <w:ilvl w:val="0"/>
          <w:numId w:val="7"/>
        </w:numPr>
        <w:rPr>
          <w:highlight w:val="yellow"/>
          <w:lang w:val="en-US"/>
        </w:rPr>
      </w:pPr>
      <w:r w:rsidRPr="29DD5717">
        <w:rPr>
          <w:highlight w:val="yellow"/>
          <w:lang w:val="en-US"/>
        </w:rPr>
        <w:lastRenderedPageBreak/>
        <w:t>What if matrix is very long?</w:t>
      </w:r>
    </w:p>
    <w:p w14:paraId="7087BAD8" w14:textId="1C75D237" w:rsidR="000C1453" w:rsidRPr="00AE20A9" w:rsidRDefault="29DD5717" w:rsidP="29DD5717">
      <w:pPr>
        <w:pStyle w:val="Heading5"/>
        <w:rPr>
          <w:highlight w:val="yellow"/>
          <w:lang w:val="en-US"/>
        </w:rPr>
      </w:pPr>
      <w:commentRangeStart w:id="266"/>
      <w:r w:rsidRPr="29DD5717">
        <w:rPr>
          <w:highlight w:val="yellow"/>
          <w:lang w:val="en-US"/>
        </w:rPr>
        <w:t>Dynamic programming</w:t>
      </w:r>
      <w:commentRangeEnd w:id="266"/>
      <w:r w:rsidR="000C1453">
        <w:rPr>
          <w:rStyle w:val="CommentReference"/>
        </w:rPr>
        <w:commentReference w:id="266"/>
      </w:r>
    </w:p>
    <w:p w14:paraId="6F0E5395" w14:textId="222E9134" w:rsidR="000C1453" w:rsidRPr="00AE20A9" w:rsidRDefault="29DD5717" w:rsidP="29DD5717">
      <w:pPr>
        <w:pStyle w:val="ListParagraph"/>
        <w:numPr>
          <w:ilvl w:val="0"/>
          <w:numId w:val="10"/>
        </w:numPr>
        <w:rPr>
          <w:highlight w:val="yellow"/>
          <w:lang w:val="en-US"/>
        </w:rPr>
      </w:pPr>
      <w:r w:rsidRPr="29DD5717">
        <w:rPr>
          <w:highlight w:val="yellow"/>
          <w:lang w:val="en-US"/>
        </w:rPr>
        <w:t>A mathematical approach to solving a certain type of problem</w:t>
      </w:r>
    </w:p>
    <w:p w14:paraId="6F8539AD" w14:textId="08672AB9" w:rsidR="00222A82" w:rsidRPr="00AE20A9" w:rsidRDefault="29DD5717" w:rsidP="29DD5717">
      <w:pPr>
        <w:pStyle w:val="ListParagraph"/>
        <w:numPr>
          <w:ilvl w:val="0"/>
          <w:numId w:val="10"/>
        </w:numPr>
        <w:rPr>
          <w:highlight w:val="yellow"/>
          <w:lang w:val="en-US"/>
        </w:rPr>
      </w:pPr>
      <w:r w:rsidRPr="29DD5717">
        <w:rPr>
          <w:highlight w:val="yellow"/>
          <w:lang w:val="en-US"/>
        </w:rPr>
        <w:t>“stagecoach problem”?</w:t>
      </w:r>
    </w:p>
    <w:p w14:paraId="78DEB101" w14:textId="43F801EB" w:rsidR="00222A82" w:rsidRPr="00AE20A9" w:rsidRDefault="29DD5717" w:rsidP="29DD5717">
      <w:pPr>
        <w:pStyle w:val="ListParagraph"/>
        <w:numPr>
          <w:ilvl w:val="0"/>
          <w:numId w:val="10"/>
        </w:numPr>
        <w:rPr>
          <w:highlight w:val="yellow"/>
          <w:lang w:val="en-US"/>
        </w:rPr>
      </w:pPr>
      <w:r w:rsidRPr="29DD5717">
        <w:rPr>
          <w:highlight w:val="yellow"/>
          <w:lang w:val="en-US"/>
        </w:rPr>
        <w:t>Consists of splitting a large problem into smaller problems and solving individually</w:t>
      </w:r>
    </w:p>
    <w:p w14:paraId="63C2CD87" w14:textId="7702595B" w:rsidR="000C1453" w:rsidRPr="00AE20A9" w:rsidRDefault="000C1453" w:rsidP="000C1453">
      <w:pPr>
        <w:pStyle w:val="Heading4"/>
        <w:rPr>
          <w:del w:id="267" w:author="Thomas Kapral" w:date="2022-04-12T08:00:00Z"/>
          <w:lang w:val="en-US"/>
        </w:rPr>
      </w:pPr>
      <w:del w:id="268" w:author="Thomas Kapral" w:date="2022-04-12T08:00:00Z">
        <w:r w:rsidRPr="29DD5717" w:rsidDel="29DD5717">
          <w:rPr>
            <w:lang w:val="en-US"/>
          </w:rPr>
          <w:delText>Q-value approach</w:delText>
        </w:r>
      </w:del>
    </w:p>
    <w:p w14:paraId="302AE2D5" w14:textId="256A3641" w:rsidR="000C1453" w:rsidRPr="00AE20A9" w:rsidRDefault="00C92C7B" w:rsidP="006C39C1">
      <w:pPr>
        <w:pStyle w:val="ListParagraph"/>
        <w:numPr>
          <w:ilvl w:val="0"/>
          <w:numId w:val="11"/>
        </w:numPr>
        <w:rPr>
          <w:del w:id="269" w:author="Thomas Kapral" w:date="2022-04-12T08:00:00Z"/>
          <w:lang w:val="en-US"/>
        </w:rPr>
      </w:pPr>
      <w:commentRangeStart w:id="270"/>
      <w:del w:id="271" w:author="Thomas Kapral" w:date="2022-04-12T08:00:00Z">
        <w:r w:rsidRPr="29DD5717" w:rsidDel="29DD5717">
          <w:rPr>
            <w:lang w:val="en-US"/>
          </w:rPr>
          <w:delText>Benjamini-hochberg</w:delText>
        </w:r>
      </w:del>
      <w:commentRangeEnd w:id="270"/>
      <w:r>
        <w:rPr>
          <w:rStyle w:val="CommentReference"/>
        </w:rPr>
        <w:commentReference w:id="270"/>
      </w:r>
    </w:p>
    <w:p w14:paraId="747D6C73" w14:textId="3A84461A" w:rsidR="00C92C7B" w:rsidRPr="00AE20A9" w:rsidRDefault="00C92C7B" w:rsidP="006C39C1">
      <w:pPr>
        <w:pStyle w:val="ListParagraph"/>
        <w:numPr>
          <w:ilvl w:val="0"/>
          <w:numId w:val="11"/>
        </w:numPr>
        <w:rPr>
          <w:del w:id="272" w:author="Thomas Kapral" w:date="2022-04-12T08:00:00Z"/>
          <w:lang w:val="en-US"/>
        </w:rPr>
      </w:pPr>
      <w:del w:id="273" w:author="Thomas Kapral" w:date="2022-04-12T08:00:00Z">
        <w:r w:rsidRPr="29DD5717" w:rsidDel="29DD5717">
          <w:rPr>
            <w:lang w:val="en-US"/>
          </w:rPr>
          <w:delText>FDR-rate</w:delText>
        </w:r>
      </w:del>
    </w:p>
    <w:p w14:paraId="3730839F" w14:textId="0773AB18" w:rsidR="000C1453" w:rsidRPr="00AE20A9" w:rsidRDefault="000C1453" w:rsidP="000C1453">
      <w:pPr>
        <w:pStyle w:val="Heading4"/>
        <w:rPr>
          <w:del w:id="274" w:author="Thomas Kapral" w:date="2022-04-12T08:00:00Z"/>
          <w:lang w:val="en-US"/>
        </w:rPr>
      </w:pPr>
      <w:del w:id="275" w:author="Thomas Kapral" w:date="2022-04-12T08:00:00Z">
        <w:r w:rsidRPr="29DD5717" w:rsidDel="29DD5717">
          <w:rPr>
            <w:lang w:val="en-US"/>
          </w:rPr>
          <w:delText>E-value</w:delText>
        </w:r>
      </w:del>
    </w:p>
    <w:p w14:paraId="1549385C" w14:textId="304C2CB1" w:rsidR="000C1453" w:rsidRPr="00AE20A9" w:rsidRDefault="007C6FA5" w:rsidP="006C39C1">
      <w:pPr>
        <w:pStyle w:val="ListParagraph"/>
        <w:numPr>
          <w:ilvl w:val="0"/>
          <w:numId w:val="12"/>
        </w:numPr>
        <w:rPr>
          <w:del w:id="276" w:author="Thomas Kapral" w:date="2022-04-12T08:00:00Z"/>
          <w:lang w:val="en-US"/>
        </w:rPr>
      </w:pPr>
      <w:del w:id="277" w:author="Thomas Kapral" w:date="2022-04-12T08:00:00Z">
        <w:r w:rsidRPr="29DD5717" w:rsidDel="29DD5717">
          <w:rPr>
            <w:lang w:val="en-US"/>
          </w:rPr>
          <w:delText>Interpreted as the “corrected” p-value</w:delText>
        </w:r>
      </w:del>
    </w:p>
    <w:p w14:paraId="5AE766DD" w14:textId="77777777" w:rsidR="00A1493C" w:rsidRPr="00AE20A9" w:rsidRDefault="00A1493C" w:rsidP="00A1493C">
      <w:pPr>
        <w:pStyle w:val="Heading4"/>
        <w:rPr>
          <w:del w:id="278" w:author="Thomas Kapral" w:date="2022-04-12T08:00:00Z"/>
          <w:lang w:val="en-US"/>
        </w:rPr>
      </w:pPr>
      <w:commentRangeStart w:id="279"/>
      <w:del w:id="280" w:author="Thomas Kapral" w:date="2022-04-12T08:00:00Z">
        <w:r w:rsidRPr="29DD5717" w:rsidDel="29DD5717">
          <w:rPr>
            <w:lang w:val="en-US"/>
          </w:rPr>
          <w:delText>Information content</w:delText>
        </w:r>
      </w:del>
      <w:commentRangeEnd w:id="279"/>
      <w:r>
        <w:rPr>
          <w:rStyle w:val="CommentReference"/>
        </w:rPr>
        <w:commentReference w:id="279"/>
      </w:r>
    </w:p>
    <w:p w14:paraId="3EE36792" w14:textId="057F22FB" w:rsidR="00A1493C" w:rsidRPr="00AE20A9" w:rsidRDefault="007C6FA5" w:rsidP="29DD5717">
      <w:pPr>
        <w:pStyle w:val="ListParagraph"/>
        <w:numPr>
          <w:ilvl w:val="0"/>
          <w:numId w:val="12"/>
        </w:numPr>
        <w:rPr>
          <w:del w:id="281" w:author="Thomas Kapral" w:date="2022-04-12T08:00:00Z"/>
          <w:rFonts w:cstheme="majorBidi"/>
          <w:lang w:val="en-US"/>
        </w:rPr>
      </w:pPr>
      <w:del w:id="282" w:author="Thomas Kapral" w:date="2022-04-12T08:00:00Z">
        <w:r w:rsidRPr="29DD5717" w:rsidDel="29DD5717">
          <w:rPr>
            <w:rFonts w:cstheme="majorBidi"/>
            <w:lang w:val="en-US"/>
          </w:rPr>
          <w:delText>in bits</w:delText>
        </w:r>
      </w:del>
    </w:p>
    <w:p w14:paraId="796D9933" w14:textId="6D61EB47" w:rsidR="007C6FA5" w:rsidRPr="00AE20A9" w:rsidRDefault="007C6FA5" w:rsidP="29DD5717">
      <w:pPr>
        <w:pStyle w:val="ListParagraph"/>
        <w:numPr>
          <w:ilvl w:val="0"/>
          <w:numId w:val="12"/>
        </w:numPr>
        <w:rPr>
          <w:del w:id="283" w:author="Thomas Kapral" w:date="2022-04-12T08:00:00Z"/>
          <w:rFonts w:cstheme="majorBidi"/>
          <w:lang w:val="en-US"/>
        </w:rPr>
      </w:pPr>
      <w:del w:id="284" w:author="Thomas Kapral" w:date="2022-04-12T08:00:00Z">
        <w:r w:rsidRPr="29DD5717" w:rsidDel="29DD5717">
          <w:rPr>
            <w:rFonts w:cstheme="majorBidi"/>
            <w:lang w:val="en-US"/>
          </w:rPr>
          <w:delText>Stormo and Hertz’ interpretation</w:delText>
        </w:r>
      </w:del>
    </w:p>
    <w:p w14:paraId="2BEEF013" w14:textId="57D0C70A" w:rsidR="00A1493C" w:rsidRPr="00AE20A9" w:rsidRDefault="29DD5717" w:rsidP="29DD5717">
      <w:pPr>
        <w:pStyle w:val="Heading3"/>
        <w:rPr>
          <w:highlight w:val="yellow"/>
          <w:lang w:val="en-US"/>
        </w:rPr>
      </w:pPr>
      <w:bookmarkStart w:id="285" w:name="_Toc100003499"/>
      <w:r w:rsidRPr="29DD5717">
        <w:rPr>
          <w:highlight w:val="yellow"/>
          <w:lang w:val="en-US"/>
        </w:rPr>
        <w:t>Background distributions</w:t>
      </w:r>
      <w:bookmarkEnd w:id="285"/>
    </w:p>
    <w:p w14:paraId="087CCFA3" w14:textId="76F4E323" w:rsidR="00A1493C" w:rsidRPr="00AE20A9" w:rsidRDefault="29DD5717" w:rsidP="29DD5717">
      <w:pPr>
        <w:rPr>
          <w:rFonts w:cstheme="majorBidi"/>
          <w:highlight w:val="yellow"/>
          <w:lang w:val="en-US"/>
        </w:rPr>
      </w:pPr>
      <w:r w:rsidRPr="29DD5717">
        <w:rPr>
          <w:rFonts w:cstheme="majorBidi"/>
          <w:highlight w:val="yellow"/>
          <w:lang w:val="en-US"/>
        </w:rPr>
        <w:t>As described in the previous topic, to convert PPMs to PSSMs, the ratio between the likelihood of observing a given letter at a certain position of a matrix and the likelihood of observing a given letter in the background distribution is calculated. The resulting value is the likelihood-ratio, of which then the binary logarithm is computed to receive a log-likelihood ratio for every entry of the matrix. As the background distribution is essential in this calculation, it is necessary to spend some time on the subject.</w:t>
      </w:r>
    </w:p>
    <w:p w14:paraId="2BBAA309" w14:textId="320D6AB6" w:rsidR="007C6FA5" w:rsidRPr="00AE20A9" w:rsidRDefault="007C6FA5" w:rsidP="29DD5717">
      <w:pPr>
        <w:rPr>
          <w:rFonts w:cstheme="majorBidi"/>
          <w:highlight w:val="yellow"/>
          <w:lang w:val="en-US"/>
        </w:rPr>
      </w:pPr>
    </w:p>
    <w:p w14:paraId="47C384CF" w14:textId="50A9F79E" w:rsidR="007C6FA5" w:rsidRPr="00AE20A9" w:rsidRDefault="29DD5717" w:rsidP="29DD5717">
      <w:pPr>
        <w:pStyle w:val="ListParagraph"/>
        <w:numPr>
          <w:ilvl w:val="0"/>
          <w:numId w:val="13"/>
        </w:numPr>
        <w:rPr>
          <w:rFonts w:cstheme="majorBidi"/>
          <w:highlight w:val="yellow"/>
          <w:lang w:val="en-US"/>
        </w:rPr>
      </w:pPr>
      <w:r w:rsidRPr="29DD5717">
        <w:rPr>
          <w:rFonts w:cstheme="majorBidi"/>
          <w:highlight w:val="yellow"/>
          <w:lang w:val="en-US"/>
        </w:rPr>
        <w:t xml:space="preserve">Uniform distribution: 0.25 per nucleotide; why not appropriate? </w:t>
      </w:r>
      <w:commentRangeStart w:id="286"/>
      <w:r w:rsidRPr="29DD5717">
        <w:rPr>
          <w:rFonts w:cstheme="majorBidi"/>
          <w:highlight w:val="yellow"/>
          <w:lang w:val="en-US"/>
        </w:rPr>
        <w:t>di-nucleotide frequency</w:t>
      </w:r>
      <w:r w:rsidRPr="29DD5717">
        <w:rPr>
          <w:rFonts w:cstheme="majorBidi"/>
          <w:lang w:val="en-US"/>
        </w:rPr>
        <w:t xml:space="preserve"> </w:t>
      </w:r>
      <w:commentRangeEnd w:id="286"/>
      <w:r w:rsidR="007C6FA5">
        <w:rPr>
          <w:rStyle w:val="CommentReference"/>
        </w:rPr>
        <w:commentReference w:id="286"/>
      </w:r>
    </w:p>
    <w:p w14:paraId="238D54BF" w14:textId="1815EA1F" w:rsidR="002E7934" w:rsidRPr="00AE20A9" w:rsidRDefault="29DD5717" w:rsidP="29DD5717">
      <w:pPr>
        <w:pStyle w:val="ListParagraph"/>
        <w:numPr>
          <w:ilvl w:val="0"/>
          <w:numId w:val="13"/>
        </w:numPr>
        <w:rPr>
          <w:rFonts w:cstheme="majorBidi"/>
          <w:highlight w:val="yellow"/>
          <w:lang w:val="en-US"/>
        </w:rPr>
      </w:pPr>
      <w:r w:rsidRPr="29DD5717">
        <w:rPr>
          <w:rFonts w:cstheme="majorBidi"/>
          <w:highlight w:val="yellow"/>
          <w:lang w:val="en-US"/>
        </w:rPr>
        <w:t xml:space="preserve">Interpretation of log-likelihood </w:t>
      </w:r>
      <w:proofErr w:type="gramStart"/>
      <w:r w:rsidRPr="29DD5717">
        <w:rPr>
          <w:rFonts w:cstheme="majorBidi"/>
          <w:highlight w:val="yellow"/>
          <w:lang w:val="en-US"/>
        </w:rPr>
        <w:t>in light of</w:t>
      </w:r>
      <w:proofErr w:type="gramEnd"/>
      <w:r w:rsidRPr="29DD5717">
        <w:rPr>
          <w:rFonts w:cstheme="majorBidi"/>
          <w:highlight w:val="yellow"/>
          <w:lang w:val="en-US"/>
        </w:rPr>
        <w:t xml:space="preserve"> background distribution</w:t>
      </w:r>
    </w:p>
    <w:p w14:paraId="6AC10021" w14:textId="5D8BEFDB" w:rsidR="006C1C93" w:rsidRPr="00AE20A9" w:rsidRDefault="29DD5717" w:rsidP="29DD5717">
      <w:pPr>
        <w:pStyle w:val="ListParagraph"/>
        <w:rPr>
          <w:rFonts w:cstheme="majorBidi"/>
          <w:highlight w:val="yellow"/>
          <w:lang w:val="en-US"/>
        </w:rPr>
      </w:pPr>
      <w:r w:rsidRPr="29DD5717">
        <w:rPr>
          <w:rFonts w:cstheme="majorBidi"/>
          <w:highlight w:val="yellow"/>
          <w:lang w:val="en-US"/>
        </w:rPr>
        <w:t>0 = identical to background</w:t>
      </w:r>
    </w:p>
    <w:p w14:paraId="3566B462" w14:textId="2B6E1C8F" w:rsidR="002E7934" w:rsidRPr="00AE20A9" w:rsidRDefault="29DD5717" w:rsidP="29DD5717">
      <w:pPr>
        <w:pStyle w:val="ListParagraph"/>
        <w:rPr>
          <w:rFonts w:cstheme="majorBidi"/>
          <w:highlight w:val="yellow"/>
          <w:lang w:val="en-US"/>
        </w:rPr>
      </w:pPr>
      <w:r w:rsidRPr="29DD5717">
        <w:rPr>
          <w:rFonts w:cstheme="majorBidi"/>
          <w:highlight w:val="yellow"/>
          <w:lang w:val="en-US"/>
        </w:rPr>
        <w:t>negative = less likely than background would suggest; large negative value would imply that, considering the background, this position should not be as likely as it is.</w:t>
      </w:r>
      <w:r w:rsidRPr="29DD5717">
        <w:rPr>
          <w:rFonts w:cstheme="majorBidi"/>
          <w:lang w:val="en-US"/>
        </w:rPr>
        <w:t xml:space="preserve"> </w:t>
      </w:r>
    </w:p>
    <w:p w14:paraId="3A4A5E5C" w14:textId="3A3300EF" w:rsidR="006C1C93" w:rsidRPr="00AE20A9" w:rsidRDefault="29DD5717" w:rsidP="29DD5717">
      <w:pPr>
        <w:pStyle w:val="ListParagraph"/>
        <w:rPr>
          <w:rFonts w:cstheme="majorBidi"/>
          <w:highlight w:val="yellow"/>
          <w:lang w:val="en-US"/>
        </w:rPr>
      </w:pPr>
      <w:r w:rsidRPr="29DD5717">
        <w:rPr>
          <w:rFonts w:cstheme="majorBidi"/>
          <w:highlight w:val="yellow"/>
          <w:lang w:val="en-US"/>
        </w:rPr>
        <w:t xml:space="preserve">Is this anything worth considering? If a position scores a large negative value, a two-sided test </w:t>
      </w:r>
      <w:proofErr w:type="gramStart"/>
      <w:r w:rsidRPr="29DD5717">
        <w:rPr>
          <w:rFonts w:cstheme="majorBidi"/>
          <w:highlight w:val="yellow"/>
          <w:lang w:val="en-US"/>
        </w:rPr>
        <w:t>would</w:t>
      </w:r>
      <w:proofErr w:type="gramEnd"/>
      <w:r w:rsidRPr="29DD5717">
        <w:rPr>
          <w:rFonts w:cstheme="majorBidi"/>
          <w:highlight w:val="yellow"/>
          <w:lang w:val="en-US"/>
        </w:rPr>
        <w:t xml:space="preserve"> yield a significant p-value, even though the protein has an extremely low theoretical affinity</w:t>
      </w:r>
    </w:p>
    <w:p w14:paraId="5C723FA4" w14:textId="77777777" w:rsidR="00211DD2" w:rsidRPr="00AE20A9" w:rsidRDefault="29DD5717" w:rsidP="29DD5717">
      <w:pPr>
        <w:pStyle w:val="ListParagraph"/>
        <w:rPr>
          <w:rFonts w:cstheme="majorBidi"/>
          <w:highlight w:val="yellow"/>
          <w:lang w:val="en-US"/>
        </w:rPr>
      </w:pPr>
      <w:r w:rsidRPr="29DD5717">
        <w:rPr>
          <w:rFonts w:cstheme="majorBidi"/>
          <w:highlight w:val="yellow"/>
          <w:lang w:val="en-US"/>
        </w:rPr>
        <w:lastRenderedPageBreak/>
        <w:t>positive = the motif diverges from what the background would suggest; It stands out and may be considered “conserved</w:t>
      </w:r>
      <w:proofErr w:type="gramStart"/>
      <w:r w:rsidRPr="29DD5717">
        <w:rPr>
          <w:rFonts w:cstheme="majorBidi"/>
          <w:highlight w:val="yellow"/>
          <w:lang w:val="en-US"/>
        </w:rPr>
        <w:t>”, if</w:t>
      </w:r>
      <w:proofErr w:type="gramEnd"/>
      <w:r w:rsidRPr="29DD5717">
        <w:rPr>
          <w:rFonts w:cstheme="majorBidi"/>
          <w:highlight w:val="yellow"/>
          <w:lang w:val="en-US"/>
        </w:rPr>
        <w:t xml:space="preserve"> one only considered the background nucleotide frequency distribution of the scanned sequence.</w:t>
      </w:r>
    </w:p>
    <w:p w14:paraId="51B7B4A1" w14:textId="48AE2946" w:rsidR="006C1C93" w:rsidRPr="00AE20A9" w:rsidRDefault="29DD5717" w:rsidP="29DD5717">
      <w:pPr>
        <w:pStyle w:val="ListParagraph"/>
        <w:rPr>
          <w:rFonts w:cstheme="majorBidi"/>
          <w:highlight w:val="yellow"/>
          <w:lang w:val="en-US"/>
        </w:rPr>
      </w:pPr>
      <w:r w:rsidRPr="29DD5717">
        <w:rPr>
          <w:rFonts w:cstheme="majorBidi"/>
          <w:highlight w:val="yellow"/>
          <w:lang w:val="en-US"/>
        </w:rPr>
        <w:t>a high value implies strong theoretical affinity to this position by the protein</w:t>
      </w:r>
    </w:p>
    <w:p w14:paraId="1E8A299A" w14:textId="77777777" w:rsidR="00A1493C" w:rsidRPr="00AE20A9" w:rsidRDefault="00A1493C" w:rsidP="29DD5717">
      <w:pPr>
        <w:rPr>
          <w:rFonts w:cstheme="majorBidi"/>
          <w:highlight w:val="yellow"/>
          <w:lang w:val="en-US"/>
        </w:rPr>
      </w:pPr>
    </w:p>
    <w:p w14:paraId="356AC779" w14:textId="77777777" w:rsidR="00A1493C" w:rsidRPr="00AE20A9" w:rsidRDefault="29DD5717" w:rsidP="29DD5717">
      <w:pPr>
        <w:rPr>
          <w:rFonts w:cstheme="majorBidi"/>
          <w:highlight w:val="yellow"/>
          <w:lang w:val="en-US"/>
        </w:rPr>
      </w:pPr>
      <w:r w:rsidRPr="29DD5717">
        <w:rPr>
          <w:rFonts w:cstheme="majorBidi"/>
          <w:highlight w:val="yellow"/>
          <w:lang w:val="en-US"/>
        </w:rPr>
        <w:t>Markov chains of zero order</w:t>
      </w:r>
    </w:p>
    <w:p w14:paraId="5C732E38" w14:textId="0373324A" w:rsidR="00A1493C" w:rsidRPr="00AE20A9" w:rsidRDefault="29DD5717" w:rsidP="29DD5717">
      <w:pPr>
        <w:rPr>
          <w:rFonts w:cstheme="majorBidi"/>
          <w:highlight w:val="yellow"/>
          <w:lang w:val="en-US"/>
        </w:rPr>
      </w:pPr>
      <w:r w:rsidRPr="29DD5717">
        <w:rPr>
          <w:rFonts w:cstheme="majorBidi"/>
          <w:highlight w:val="yellow"/>
          <w:lang w:val="en-US"/>
        </w:rPr>
        <w:t>A background can be given via a Markov chain. The zero-order Markov chain only considers the absolute frequencies of each nucleotide</w:t>
      </w:r>
    </w:p>
    <w:p w14:paraId="755CE6DE" w14:textId="77777777" w:rsidR="00211DD2" w:rsidRPr="00AE20A9" w:rsidRDefault="00211DD2" w:rsidP="29DD5717">
      <w:pPr>
        <w:rPr>
          <w:rFonts w:cstheme="majorBidi"/>
          <w:highlight w:val="yellow"/>
          <w:lang w:val="en-US"/>
        </w:rPr>
      </w:pPr>
    </w:p>
    <w:p w14:paraId="49C0FC33" w14:textId="77777777" w:rsidR="00A1493C" w:rsidRPr="00AE20A9" w:rsidRDefault="29DD5717" w:rsidP="29DD5717">
      <w:pPr>
        <w:rPr>
          <w:rFonts w:cstheme="majorBidi"/>
          <w:highlight w:val="yellow"/>
          <w:lang w:val="en-US"/>
        </w:rPr>
      </w:pPr>
      <w:r w:rsidRPr="29DD5717">
        <w:rPr>
          <w:rFonts w:cstheme="majorBidi"/>
          <w:highlight w:val="yellow"/>
          <w:lang w:val="en-US"/>
        </w:rPr>
        <w:t>Markov chains of higher order</w:t>
      </w:r>
    </w:p>
    <w:p w14:paraId="3AC8D7B5" w14:textId="19843E6E" w:rsidR="00A1493C" w:rsidRPr="00AE20A9" w:rsidRDefault="29DD5717" w:rsidP="29DD5717">
      <w:pPr>
        <w:rPr>
          <w:rFonts w:cstheme="majorBidi"/>
          <w:highlight w:val="yellow"/>
          <w:lang w:val="en-US"/>
        </w:rPr>
      </w:pPr>
      <w:r w:rsidRPr="29DD5717">
        <w:rPr>
          <w:rFonts w:cstheme="majorBidi"/>
          <w:highlight w:val="yellow"/>
          <w:lang w:val="en-US"/>
        </w:rPr>
        <w:t>It is worth thinking about using higher-order Markov chains when constructing a background distribution for motif search. A higher order distribution not only gives the absolute frequencies per nucleotide, but also the probability of a certain nucleotide succeeding another one, e. g. the probability of observing a C after a G.</w:t>
      </w:r>
    </w:p>
    <w:p w14:paraId="015BC76C" w14:textId="38FE3C52" w:rsidR="001770F1" w:rsidRPr="00AE20A9" w:rsidRDefault="001770F1" w:rsidP="29DD5717">
      <w:pPr>
        <w:rPr>
          <w:rFonts w:cstheme="majorBidi"/>
          <w:highlight w:val="yellow"/>
          <w:lang w:val="en-US"/>
        </w:rPr>
      </w:pPr>
    </w:p>
    <w:p w14:paraId="0C5CF793" w14:textId="59334F5C" w:rsidR="001770F1" w:rsidRPr="00AE20A9" w:rsidRDefault="29DD5717" w:rsidP="29DD5717">
      <w:pPr>
        <w:rPr>
          <w:rFonts w:cstheme="majorBidi"/>
          <w:highlight w:val="yellow"/>
          <w:lang w:val="en-US"/>
        </w:rPr>
      </w:pPr>
      <w:commentRangeStart w:id="287"/>
      <w:r w:rsidRPr="29DD5717">
        <w:rPr>
          <w:rFonts w:cstheme="majorBidi"/>
          <w:highlight w:val="yellow"/>
          <w:lang w:val="en-US"/>
        </w:rPr>
        <w:t>Interesting master’s thesis where someone constructed higher-order PSSMs for higher-order-search</w:t>
      </w:r>
      <w:commentRangeEnd w:id="287"/>
      <w:r w:rsidR="001770F1">
        <w:rPr>
          <w:rStyle w:val="CommentReference"/>
        </w:rPr>
        <w:commentReference w:id="287"/>
      </w:r>
    </w:p>
    <w:p w14:paraId="20786FBD" w14:textId="367E4440" w:rsidR="001770F1" w:rsidRPr="00AE20A9" w:rsidRDefault="29DD5717" w:rsidP="29DD5717">
      <w:pPr>
        <w:rPr>
          <w:rFonts w:cstheme="majorBidi"/>
          <w:highlight w:val="yellow"/>
          <w:lang w:val="en-US"/>
        </w:rPr>
      </w:pPr>
      <w:commentRangeStart w:id="288"/>
      <w:r w:rsidRPr="29DD5717">
        <w:rPr>
          <w:rFonts w:cstheme="majorBidi"/>
          <w:highlight w:val="yellow"/>
          <w:lang w:val="en-US"/>
        </w:rPr>
        <w:t xml:space="preserve">Interesting paper talking about improvements in promoter reg. elements by using </w:t>
      </w:r>
      <w:proofErr w:type="gramStart"/>
      <w:r w:rsidRPr="29DD5717">
        <w:rPr>
          <w:rFonts w:cstheme="majorBidi"/>
          <w:highlight w:val="yellow"/>
          <w:lang w:val="en-US"/>
        </w:rPr>
        <w:t>higher-order</w:t>
      </w:r>
      <w:commentRangeEnd w:id="288"/>
      <w:proofErr w:type="gramEnd"/>
      <w:r w:rsidR="001770F1">
        <w:rPr>
          <w:rStyle w:val="CommentReference"/>
        </w:rPr>
        <w:commentReference w:id="288"/>
      </w:r>
    </w:p>
    <w:p w14:paraId="1AB196AD" w14:textId="1DB49191" w:rsidR="002A24E4" w:rsidRPr="00F35297" w:rsidRDefault="29DD5717" w:rsidP="29DD5717">
      <w:pPr>
        <w:pStyle w:val="Heading2"/>
        <w:rPr>
          <w:highlight w:val="yellow"/>
          <w:lang w:val="en-US"/>
        </w:rPr>
      </w:pPr>
      <w:bookmarkStart w:id="289" w:name="_Toc100003500"/>
      <w:commentRangeStart w:id="290"/>
      <w:r w:rsidRPr="29DD5717">
        <w:rPr>
          <w:highlight w:val="yellow"/>
          <w:lang w:val="en-US"/>
        </w:rPr>
        <w:t>FIMO</w:t>
      </w:r>
      <w:commentRangeEnd w:id="290"/>
      <w:r w:rsidR="00150772">
        <w:rPr>
          <w:rStyle w:val="CommentReference"/>
        </w:rPr>
        <w:commentReference w:id="290"/>
      </w:r>
      <w:bookmarkEnd w:id="289"/>
    </w:p>
    <w:p w14:paraId="297C626E" w14:textId="5D343475" w:rsidR="00F0322C" w:rsidRPr="00AE20A9" w:rsidRDefault="29DD5717" w:rsidP="29DD5717">
      <w:pPr>
        <w:pStyle w:val="Heading3"/>
        <w:rPr>
          <w:highlight w:val="yellow"/>
          <w:lang w:val="en-US"/>
        </w:rPr>
      </w:pPr>
      <w:bookmarkStart w:id="291" w:name="_Toc100003501"/>
      <w:r w:rsidRPr="29DD5717">
        <w:rPr>
          <w:highlight w:val="yellow"/>
          <w:lang w:val="en-US"/>
        </w:rPr>
        <w:t>The MEME Suite</w:t>
      </w:r>
      <w:bookmarkEnd w:id="291"/>
    </w:p>
    <w:p w14:paraId="7C38268D" w14:textId="334118E8" w:rsidR="00C96EBD" w:rsidRPr="00AE20A9" w:rsidRDefault="29DD5717" w:rsidP="29DD5717">
      <w:pPr>
        <w:rPr>
          <w:rFonts w:cstheme="majorBidi"/>
          <w:highlight w:val="yellow"/>
          <w:lang w:val="en-US"/>
        </w:rPr>
      </w:pPr>
      <w:r w:rsidRPr="29DD5717">
        <w:rPr>
          <w:rFonts w:cstheme="majorBidi"/>
          <w:highlight w:val="yellow"/>
          <w:lang w:val="en-US"/>
        </w:rPr>
        <w:t>Meme Suite is a large collaboration comprised of multiple software packages that offer a full pipeline for motif discovery, enrichment, scanning and comparison. The MEME Suite package offers a full pipeline with a web application, a command line tool and an R integration.</w:t>
      </w:r>
    </w:p>
    <w:p w14:paraId="63DB1AE7" w14:textId="009C0EB5" w:rsidR="001770F1" w:rsidRPr="00AE20A9" w:rsidRDefault="000E77C4" w:rsidP="29DD5717">
      <w:pPr>
        <w:rPr>
          <w:rFonts w:cstheme="majorBidi"/>
          <w:highlight w:val="yellow"/>
          <w:lang w:val="en-US"/>
        </w:rPr>
      </w:pPr>
      <w:commentRangeStart w:id="292"/>
      <w:r>
        <w:rPr>
          <w:noProof/>
        </w:rPr>
        <w:drawing>
          <wp:inline distT="0" distB="0" distL="0" distR="0" wp14:anchorId="7DECE195" wp14:editId="5FDC24E8">
            <wp:extent cx="5733416" cy="2413635"/>
            <wp:effectExtent l="0" t="0" r="635" b="571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28">
                      <a:extLst>
                        <a:ext uri="{28A0092B-C50C-407E-A947-70E740481C1C}">
                          <a14:useLocalDpi xmlns:a14="http://schemas.microsoft.com/office/drawing/2010/main" val="0"/>
                        </a:ext>
                      </a:extLst>
                    </a:blip>
                    <a:stretch>
                      <a:fillRect/>
                    </a:stretch>
                  </pic:blipFill>
                  <pic:spPr>
                    <a:xfrm>
                      <a:off x="0" y="0"/>
                      <a:ext cx="5733416" cy="2413635"/>
                    </a:xfrm>
                    <a:prstGeom prst="rect">
                      <a:avLst/>
                    </a:prstGeom>
                  </pic:spPr>
                </pic:pic>
              </a:graphicData>
            </a:graphic>
          </wp:inline>
        </w:drawing>
      </w:r>
      <w:commentRangeEnd w:id="292"/>
      <w:r>
        <w:rPr>
          <w:rStyle w:val="CommentReference"/>
        </w:rPr>
        <w:commentReference w:id="292"/>
      </w:r>
    </w:p>
    <w:p w14:paraId="47857E0B" w14:textId="77777777" w:rsidR="001770F1" w:rsidRPr="00AE20A9" w:rsidRDefault="001770F1" w:rsidP="29DD5717">
      <w:pPr>
        <w:rPr>
          <w:rFonts w:cstheme="majorBidi"/>
          <w:highlight w:val="yellow"/>
          <w:lang w:val="en-US"/>
        </w:rPr>
      </w:pPr>
    </w:p>
    <w:p w14:paraId="5ADB1962" w14:textId="70CE0EF1" w:rsidR="00C96EBD" w:rsidRPr="00AE20A9" w:rsidRDefault="29DD5717" w:rsidP="29DD5717">
      <w:pPr>
        <w:pStyle w:val="Heading3"/>
        <w:rPr>
          <w:highlight w:val="yellow"/>
          <w:lang w:val="en-US"/>
        </w:rPr>
      </w:pPr>
      <w:bookmarkStart w:id="293" w:name="_Toc100003502"/>
      <w:r w:rsidRPr="29DD5717">
        <w:rPr>
          <w:highlight w:val="yellow"/>
          <w:lang w:val="en-US"/>
        </w:rPr>
        <w:t>What is FIMO</w:t>
      </w:r>
      <w:bookmarkEnd w:id="293"/>
    </w:p>
    <w:p w14:paraId="2C2016AF" w14:textId="302BECF0" w:rsidR="000E77C4" w:rsidRDefault="29DD5717" w:rsidP="29DD5717">
      <w:pPr>
        <w:pStyle w:val="ListParagraph"/>
        <w:numPr>
          <w:ilvl w:val="0"/>
          <w:numId w:val="21"/>
        </w:numPr>
        <w:rPr>
          <w:highlight w:val="yellow"/>
          <w:lang w:val="en-US"/>
        </w:rPr>
      </w:pPr>
      <w:r w:rsidRPr="29DD5717">
        <w:rPr>
          <w:highlight w:val="yellow"/>
          <w:lang w:val="en-US"/>
        </w:rPr>
        <w:t>Who made FIMO, when was it made, how was it made (</w:t>
      </w:r>
      <w:proofErr w:type="gramStart"/>
      <w:r w:rsidRPr="29DD5717">
        <w:rPr>
          <w:highlight w:val="yellow"/>
          <w:lang w:val="en-US"/>
        </w:rPr>
        <w:t>approx.)</w:t>
      </w:r>
      <w:proofErr w:type="gramEnd"/>
    </w:p>
    <w:p w14:paraId="227276FD" w14:textId="783C1EE6" w:rsidR="00883BC6" w:rsidRDefault="29DD5717" w:rsidP="29DD5717">
      <w:pPr>
        <w:pStyle w:val="ListParagraph"/>
        <w:numPr>
          <w:ilvl w:val="0"/>
          <w:numId w:val="21"/>
        </w:numPr>
        <w:rPr>
          <w:highlight w:val="yellow"/>
          <w:lang w:val="en-US"/>
        </w:rPr>
      </w:pPr>
      <w:r w:rsidRPr="29DD5717">
        <w:rPr>
          <w:highlight w:val="yellow"/>
          <w:lang w:val="en-US"/>
        </w:rPr>
        <w:t>What’s the problem it’s trying to solve</w:t>
      </w:r>
    </w:p>
    <w:p w14:paraId="357A5F42" w14:textId="2FFCAB8A" w:rsidR="00883BC6" w:rsidRDefault="29DD5717" w:rsidP="29DD5717">
      <w:pPr>
        <w:pStyle w:val="ListParagraph"/>
        <w:numPr>
          <w:ilvl w:val="0"/>
          <w:numId w:val="21"/>
        </w:numPr>
        <w:rPr>
          <w:highlight w:val="yellow"/>
          <w:lang w:val="en-US"/>
        </w:rPr>
      </w:pPr>
      <w:r w:rsidRPr="29DD5717">
        <w:rPr>
          <w:highlight w:val="yellow"/>
          <w:lang w:val="en-US"/>
        </w:rPr>
        <w:t xml:space="preserve">How does it attempt to solve </w:t>
      </w:r>
      <w:proofErr w:type="gramStart"/>
      <w:r w:rsidRPr="29DD5717">
        <w:rPr>
          <w:highlight w:val="yellow"/>
          <w:lang w:val="en-US"/>
        </w:rPr>
        <w:t>it</w:t>
      </w:r>
      <w:proofErr w:type="gramEnd"/>
    </w:p>
    <w:p w14:paraId="3BDAAC70" w14:textId="0C9D3260" w:rsidR="00A91D06" w:rsidRPr="00F35297" w:rsidRDefault="29DD5717" w:rsidP="29DD5717">
      <w:pPr>
        <w:pStyle w:val="ListParagraph"/>
        <w:numPr>
          <w:ilvl w:val="0"/>
          <w:numId w:val="21"/>
        </w:numPr>
        <w:rPr>
          <w:highlight w:val="yellow"/>
          <w:lang w:val="en-US"/>
        </w:rPr>
      </w:pPr>
      <w:r w:rsidRPr="29DD5717">
        <w:rPr>
          <w:highlight w:val="yellow"/>
          <w:lang w:val="en-US"/>
        </w:rPr>
        <w:t xml:space="preserve">Where has it been </w:t>
      </w:r>
      <w:commentRangeStart w:id="294"/>
      <w:r w:rsidRPr="29DD5717">
        <w:rPr>
          <w:highlight w:val="yellow"/>
          <w:lang w:val="en-US"/>
        </w:rPr>
        <w:t>used</w:t>
      </w:r>
      <w:commentRangeEnd w:id="294"/>
      <w:r w:rsidR="00A91D06">
        <w:rPr>
          <w:rStyle w:val="CommentReference"/>
        </w:rPr>
        <w:commentReference w:id="294"/>
      </w:r>
    </w:p>
    <w:p w14:paraId="72872044" w14:textId="4CF28E57" w:rsidR="00C96EBD" w:rsidRPr="00A91D06" w:rsidRDefault="29DD5717" w:rsidP="29DD5717">
      <w:pPr>
        <w:pStyle w:val="Heading3"/>
        <w:rPr>
          <w:highlight w:val="yellow"/>
          <w:lang w:val="en-US"/>
          <w:rPrChange w:id="295" w:author="Thomas Kapral" w:date="2022-04-12T08:51:00Z">
            <w:rPr>
              <w:lang w:val="en-US"/>
            </w:rPr>
          </w:rPrChange>
        </w:rPr>
      </w:pPr>
      <w:bookmarkStart w:id="296" w:name="_Toc100003503"/>
      <w:r w:rsidRPr="29DD5717">
        <w:rPr>
          <w:highlight w:val="yellow"/>
          <w:lang w:val="en-US"/>
          <w:rPrChange w:id="297" w:author="Thomas Kapral" w:date="2022-04-12T08:51:00Z">
            <w:rPr>
              <w:lang w:val="en-US"/>
            </w:rPr>
          </w:rPrChange>
        </w:rPr>
        <w:t>FIMO Input preparation</w:t>
      </w:r>
      <w:bookmarkEnd w:id="296"/>
    </w:p>
    <w:p w14:paraId="294CD894" w14:textId="0CAB043F" w:rsidR="00C96EBD" w:rsidRPr="00AE20A9" w:rsidRDefault="29DD5717" w:rsidP="29DD5717">
      <w:pPr>
        <w:pStyle w:val="Heading4"/>
        <w:rPr>
          <w:highlight w:val="yellow"/>
          <w:lang w:val="en-US"/>
          <w:rPrChange w:id="298" w:author="Thomas Kapral" w:date="2022-04-12T08:51:00Z">
            <w:rPr>
              <w:lang w:val="en-US"/>
            </w:rPr>
          </w:rPrChange>
        </w:rPr>
      </w:pPr>
      <w:r w:rsidRPr="29DD5717">
        <w:rPr>
          <w:highlight w:val="yellow"/>
          <w:lang w:val="en-US"/>
          <w:rPrChange w:id="299" w:author="Thomas Kapral" w:date="2022-04-12T08:51:00Z">
            <w:rPr>
              <w:lang w:val="en-US"/>
            </w:rPr>
          </w:rPrChange>
        </w:rPr>
        <w:t>Motifs</w:t>
      </w:r>
    </w:p>
    <w:p w14:paraId="3C31459F" w14:textId="77777777" w:rsidR="0009407F" w:rsidRPr="00AE20A9" w:rsidRDefault="29DD5717" w:rsidP="29DD5717">
      <w:pPr>
        <w:rPr>
          <w:rFonts w:cstheme="majorBidi"/>
          <w:highlight w:val="yellow"/>
          <w:lang w:val="en-US"/>
          <w:rPrChange w:id="300" w:author="Thomas Kapral" w:date="2022-04-12T08:51:00Z">
            <w:rPr>
              <w:rFonts w:cstheme="majorBidi"/>
              <w:lang w:val="en-US"/>
            </w:rPr>
          </w:rPrChange>
        </w:rPr>
      </w:pPr>
      <w:r w:rsidRPr="29DD5717">
        <w:rPr>
          <w:rFonts w:cstheme="majorBidi"/>
          <w:highlight w:val="yellow"/>
          <w:lang w:val="en-US"/>
          <w:rPrChange w:id="301" w:author="Thomas Kapral" w:date="2022-04-12T08:51:00Z">
            <w:rPr>
              <w:rFonts w:cstheme="majorBidi"/>
              <w:lang w:val="en-US"/>
            </w:rPr>
          </w:rPrChange>
        </w:rPr>
        <w:t>FIMO takes as an input tab-separated-value files containing position probability matrices with headers containing an identifier, additional information, the matrix length and width and more optional data. At the top of the file, some information on the MEME Suite version used as well as the alphabet the motifs are coding for.</w:t>
      </w:r>
      <w:r w:rsidRPr="29DD5717">
        <w:rPr>
          <w:rFonts w:cstheme="majorBidi"/>
          <w:lang w:val="en-US"/>
        </w:rPr>
        <w:t xml:space="preserve"> </w:t>
      </w:r>
    </w:p>
    <w:p w14:paraId="78D02561" w14:textId="155DF6DE" w:rsidR="0075212A" w:rsidRPr="00AE20A9" w:rsidRDefault="29DD5717" w:rsidP="29DD5717">
      <w:pPr>
        <w:rPr>
          <w:rFonts w:cstheme="majorBidi"/>
          <w:highlight w:val="yellow"/>
          <w:lang w:val="en-US"/>
          <w:rPrChange w:id="302" w:author="Thomas Kapral" w:date="2022-04-12T08:51:00Z">
            <w:rPr>
              <w:rFonts w:cstheme="majorBidi"/>
              <w:lang w:val="en-US"/>
            </w:rPr>
          </w:rPrChange>
        </w:rPr>
      </w:pPr>
      <w:r w:rsidRPr="29DD5717">
        <w:rPr>
          <w:rFonts w:cstheme="majorBidi"/>
          <w:highlight w:val="yellow"/>
          <w:lang w:val="en-US"/>
          <w:rPrChange w:id="303" w:author="Thomas Kapral" w:date="2022-04-12T08:51:00Z">
            <w:rPr>
              <w:rFonts w:cstheme="majorBidi"/>
              <w:lang w:val="en-US"/>
            </w:rPr>
          </w:rPrChange>
        </w:rPr>
        <w:t xml:space="preserve">These files are appropriately output by some of the MEME Suites software </w:t>
      </w:r>
      <w:proofErr w:type="gramStart"/>
      <w:r w:rsidRPr="29DD5717">
        <w:rPr>
          <w:rFonts w:cstheme="majorBidi"/>
          <w:highlight w:val="yellow"/>
          <w:lang w:val="en-US"/>
          <w:rPrChange w:id="304" w:author="Thomas Kapral" w:date="2022-04-12T08:51:00Z">
            <w:rPr>
              <w:rFonts w:cstheme="majorBidi"/>
              <w:lang w:val="en-US"/>
            </w:rPr>
          </w:rPrChange>
        </w:rPr>
        <w:t>tools, but</w:t>
      </w:r>
      <w:proofErr w:type="gramEnd"/>
      <w:r w:rsidRPr="29DD5717">
        <w:rPr>
          <w:rFonts w:cstheme="majorBidi"/>
          <w:highlight w:val="yellow"/>
          <w:lang w:val="en-US"/>
          <w:rPrChange w:id="305" w:author="Thomas Kapral" w:date="2022-04-12T08:51:00Z">
            <w:rPr>
              <w:rFonts w:cstheme="majorBidi"/>
              <w:lang w:val="en-US"/>
            </w:rPr>
          </w:rPrChange>
        </w:rPr>
        <w:t xml:space="preserve"> can also be created from scratch by following the simple formatting layout provided by FIMO. Alternatively, FIMO offers a variety of conversion tools for common file types encountered in the space of motif analysis.</w:t>
      </w:r>
    </w:p>
    <w:p w14:paraId="566F1E27" w14:textId="7FE4990D" w:rsidR="00C96EBD" w:rsidRPr="00AE20A9" w:rsidRDefault="00C96EBD" w:rsidP="29DD5717">
      <w:pPr>
        <w:rPr>
          <w:rFonts w:cstheme="majorBidi"/>
          <w:highlight w:val="yellow"/>
          <w:lang w:val="en-US"/>
          <w:rPrChange w:id="306" w:author="Thomas Kapral" w:date="2022-04-12T08:51:00Z">
            <w:rPr>
              <w:rFonts w:cstheme="majorBidi"/>
              <w:lang w:val="en-US"/>
            </w:rPr>
          </w:rPrChange>
        </w:rPr>
      </w:pPr>
    </w:p>
    <w:p w14:paraId="020FC4F8" w14:textId="17FF6E33" w:rsidR="0075212A" w:rsidRPr="00AE20A9" w:rsidRDefault="29DD5717" w:rsidP="29DD5717">
      <w:pPr>
        <w:pStyle w:val="Heading4"/>
        <w:rPr>
          <w:highlight w:val="yellow"/>
          <w:lang w:val="en-US"/>
          <w:rPrChange w:id="307" w:author="Thomas Kapral" w:date="2022-04-12T08:51:00Z">
            <w:rPr>
              <w:lang w:val="en-US"/>
            </w:rPr>
          </w:rPrChange>
        </w:rPr>
      </w:pPr>
      <w:r w:rsidRPr="29DD5717">
        <w:rPr>
          <w:highlight w:val="yellow"/>
          <w:lang w:val="en-US"/>
          <w:rPrChange w:id="308" w:author="Thomas Kapral" w:date="2022-04-12T08:51:00Z">
            <w:rPr>
              <w:lang w:val="en-US"/>
            </w:rPr>
          </w:rPrChange>
        </w:rPr>
        <w:t>Sequences</w:t>
      </w:r>
      <w:r w:rsidRPr="29DD5717">
        <w:rPr>
          <w:lang w:val="en-US"/>
        </w:rPr>
        <w:t xml:space="preserve"> </w:t>
      </w:r>
    </w:p>
    <w:p w14:paraId="5126DEFA" w14:textId="5B3CDE65" w:rsidR="00C96EBD" w:rsidRPr="00AE20A9" w:rsidRDefault="29DD5717" w:rsidP="29DD5717">
      <w:pPr>
        <w:rPr>
          <w:rFonts w:cstheme="majorBidi"/>
          <w:highlight w:val="yellow"/>
          <w:lang w:val="en-US"/>
          <w:rPrChange w:id="309" w:author="Thomas Kapral" w:date="2022-04-12T08:51:00Z">
            <w:rPr>
              <w:rFonts w:cstheme="majorBidi"/>
              <w:lang w:val="en-US"/>
            </w:rPr>
          </w:rPrChange>
        </w:rPr>
      </w:pPr>
      <w:r w:rsidRPr="29DD5717">
        <w:rPr>
          <w:rFonts w:cstheme="majorBidi"/>
          <w:highlight w:val="yellow"/>
          <w:lang w:val="en-US"/>
          <w:rPrChange w:id="310" w:author="Thomas Kapral" w:date="2022-04-12T08:51:00Z">
            <w:rPr>
              <w:rFonts w:cstheme="majorBidi"/>
              <w:lang w:val="en-US"/>
            </w:rPr>
          </w:rPrChange>
        </w:rPr>
        <w:t>The sequences the previously prepared motifs will scan have to be handed to FIMO in “.</w:t>
      </w:r>
      <w:proofErr w:type="spellStart"/>
      <w:r w:rsidRPr="29DD5717">
        <w:rPr>
          <w:rFonts w:cstheme="majorBidi"/>
          <w:highlight w:val="yellow"/>
          <w:lang w:val="en-US"/>
          <w:rPrChange w:id="311" w:author="Thomas Kapral" w:date="2022-04-12T08:51:00Z">
            <w:rPr>
              <w:rFonts w:cstheme="majorBidi"/>
              <w:lang w:val="en-US"/>
            </w:rPr>
          </w:rPrChange>
        </w:rPr>
        <w:t>fasta</w:t>
      </w:r>
      <w:proofErr w:type="spellEnd"/>
      <w:r w:rsidRPr="29DD5717">
        <w:rPr>
          <w:rFonts w:cstheme="majorBidi"/>
          <w:highlight w:val="yellow"/>
          <w:lang w:val="en-US"/>
          <w:rPrChange w:id="312" w:author="Thomas Kapral" w:date="2022-04-12T08:51:00Z">
            <w:rPr>
              <w:rFonts w:cstheme="majorBidi"/>
              <w:lang w:val="en-US"/>
            </w:rPr>
          </w:rPrChange>
        </w:rPr>
        <w:t>” or, alternatively, “.</w:t>
      </w:r>
      <w:proofErr w:type="spellStart"/>
      <w:r w:rsidRPr="29DD5717">
        <w:rPr>
          <w:rFonts w:cstheme="majorBidi"/>
          <w:highlight w:val="yellow"/>
          <w:lang w:val="en-US"/>
          <w:rPrChange w:id="313" w:author="Thomas Kapral" w:date="2022-04-12T08:51:00Z">
            <w:rPr>
              <w:rFonts w:cstheme="majorBidi"/>
              <w:lang w:val="en-US"/>
            </w:rPr>
          </w:rPrChange>
        </w:rPr>
        <w:t>fna</w:t>
      </w:r>
      <w:proofErr w:type="spellEnd"/>
      <w:r w:rsidRPr="29DD5717">
        <w:rPr>
          <w:rFonts w:cstheme="majorBidi"/>
          <w:highlight w:val="yellow"/>
          <w:lang w:val="en-US"/>
          <w:rPrChange w:id="314" w:author="Thomas Kapral" w:date="2022-04-12T08:51:00Z">
            <w:rPr>
              <w:rFonts w:cstheme="majorBidi"/>
              <w:lang w:val="en-US"/>
            </w:rPr>
          </w:rPrChange>
        </w:rPr>
        <w:t xml:space="preserve">”-format. Files of this format contain a unique identifier, such as a gene ID, and the sequence in question. In my analysis, I created one such file for each subsequence-type of the transcripts, </w:t>
      </w:r>
      <w:proofErr w:type="spellStart"/>
      <w:r w:rsidRPr="29DD5717">
        <w:rPr>
          <w:rFonts w:cstheme="majorBidi"/>
          <w:highlight w:val="yellow"/>
          <w:lang w:val="en-US"/>
          <w:rPrChange w:id="315" w:author="Thomas Kapral" w:date="2022-04-12T08:51:00Z">
            <w:rPr>
              <w:rFonts w:cstheme="majorBidi"/>
              <w:lang w:val="en-US"/>
            </w:rPr>
          </w:rPrChange>
        </w:rPr>
        <w:t>i</w:t>
      </w:r>
      <w:proofErr w:type="spellEnd"/>
      <w:r w:rsidRPr="29DD5717">
        <w:rPr>
          <w:rFonts w:cstheme="majorBidi"/>
          <w:highlight w:val="yellow"/>
          <w:lang w:val="en-US"/>
          <w:rPrChange w:id="316" w:author="Thomas Kapral" w:date="2022-04-12T08:51:00Z">
            <w:rPr>
              <w:rFonts w:cstheme="majorBidi"/>
              <w:lang w:val="en-US"/>
            </w:rPr>
          </w:rPrChange>
        </w:rPr>
        <w:t>. e. 3’-UTR, 5’-UTR and CDS, as well as for the whole transcript itself.</w:t>
      </w:r>
      <w:r w:rsidRPr="29DD5717">
        <w:rPr>
          <w:rFonts w:cstheme="majorBidi"/>
          <w:lang w:val="en-US"/>
        </w:rPr>
        <w:t xml:space="preserve"> </w:t>
      </w:r>
    </w:p>
    <w:p w14:paraId="4496151F" w14:textId="4974562E" w:rsidR="00622BD3" w:rsidRPr="00AE20A9" w:rsidRDefault="00622BD3" w:rsidP="29DD5717">
      <w:pPr>
        <w:rPr>
          <w:rFonts w:cstheme="majorBidi"/>
          <w:highlight w:val="yellow"/>
          <w:lang w:val="en-US"/>
          <w:rPrChange w:id="317" w:author="Thomas Kapral" w:date="2022-04-12T08:51:00Z">
            <w:rPr>
              <w:rFonts w:cstheme="majorBidi"/>
              <w:lang w:val="en-US"/>
            </w:rPr>
          </w:rPrChange>
        </w:rPr>
      </w:pPr>
    </w:p>
    <w:p w14:paraId="329873DF" w14:textId="7CEA387E" w:rsidR="00622BD3" w:rsidRPr="00A91D06" w:rsidRDefault="29DD5717" w:rsidP="29DD5717">
      <w:pPr>
        <w:pStyle w:val="Heading4"/>
        <w:rPr>
          <w:highlight w:val="yellow"/>
          <w:lang w:val="en-US"/>
          <w:rPrChange w:id="318" w:author="Thomas Kapral" w:date="2022-04-12T08:51:00Z">
            <w:rPr>
              <w:lang w:val="en-US"/>
            </w:rPr>
          </w:rPrChange>
        </w:rPr>
      </w:pPr>
      <w:r w:rsidRPr="29DD5717">
        <w:rPr>
          <w:highlight w:val="yellow"/>
          <w:lang w:val="en-US"/>
          <w:rPrChange w:id="319" w:author="Thomas Kapral" w:date="2022-04-12T08:51:00Z">
            <w:rPr>
              <w:lang w:val="en-US"/>
            </w:rPr>
          </w:rPrChange>
        </w:rPr>
        <w:t>Background</w:t>
      </w:r>
    </w:p>
    <w:p w14:paraId="7790A90C" w14:textId="5464BC1A" w:rsidR="00584DE5" w:rsidRPr="00AE20A9" w:rsidRDefault="29DD5717" w:rsidP="29DD5717">
      <w:pPr>
        <w:rPr>
          <w:rFonts w:cstheme="majorBidi"/>
          <w:b/>
          <w:bCs/>
          <w:highlight w:val="yellow"/>
          <w:lang w:val="en-US"/>
          <w:rPrChange w:id="320" w:author="Thomas Kapral" w:date="2022-04-12T08:51:00Z">
            <w:rPr>
              <w:rFonts w:cstheme="majorBidi"/>
              <w:b/>
              <w:bCs/>
              <w:lang w:val="en-US"/>
            </w:rPr>
          </w:rPrChange>
        </w:rPr>
      </w:pPr>
      <w:r w:rsidRPr="29DD5717">
        <w:rPr>
          <w:rFonts w:cstheme="majorBidi"/>
          <w:b/>
          <w:bCs/>
          <w:highlight w:val="yellow"/>
          <w:lang w:val="en-US"/>
          <w:rPrChange w:id="321" w:author="Thomas Kapral" w:date="2022-04-12T08:51:00Z">
            <w:rPr>
              <w:rFonts w:cstheme="majorBidi"/>
              <w:b/>
              <w:bCs/>
              <w:lang w:val="en-US"/>
            </w:rPr>
          </w:rPrChange>
        </w:rPr>
        <w:t>Distribution of nucleotides by subsequence</w:t>
      </w:r>
    </w:p>
    <w:p w14:paraId="379101C5" w14:textId="0E00CA06" w:rsidR="00584DE5" w:rsidRPr="00AE20A9" w:rsidRDefault="29DD5717" w:rsidP="29DD5717">
      <w:pPr>
        <w:rPr>
          <w:rFonts w:cstheme="majorBidi"/>
          <w:highlight w:val="yellow"/>
          <w:lang w:val="en-US"/>
          <w:rPrChange w:id="322" w:author="Thomas Kapral" w:date="2022-04-12T08:51:00Z">
            <w:rPr>
              <w:rFonts w:cstheme="majorBidi"/>
              <w:lang w:val="en-US"/>
            </w:rPr>
          </w:rPrChange>
        </w:rPr>
      </w:pPr>
      <w:r w:rsidRPr="29DD5717">
        <w:rPr>
          <w:rFonts w:cstheme="majorBidi"/>
          <w:highlight w:val="yellow"/>
          <w:lang w:val="en-US"/>
          <w:rPrChange w:id="323" w:author="Thomas Kapral" w:date="2022-04-12T08:51:00Z">
            <w:rPr>
              <w:rFonts w:cstheme="majorBidi"/>
              <w:lang w:val="en-US"/>
            </w:rPr>
          </w:rPrChange>
        </w:rPr>
        <w:t xml:space="preserve">A subsequence in this context can be understood as a smaller part of an entire transcript scanned by FIMO, </w:t>
      </w:r>
      <w:proofErr w:type="spellStart"/>
      <w:r w:rsidRPr="29DD5717">
        <w:rPr>
          <w:rFonts w:cstheme="majorBidi"/>
          <w:highlight w:val="yellow"/>
          <w:lang w:val="en-US"/>
          <w:rPrChange w:id="324" w:author="Thomas Kapral" w:date="2022-04-12T08:51:00Z">
            <w:rPr>
              <w:rFonts w:cstheme="majorBidi"/>
              <w:lang w:val="en-US"/>
            </w:rPr>
          </w:rPrChange>
        </w:rPr>
        <w:t>i</w:t>
      </w:r>
      <w:proofErr w:type="spellEnd"/>
      <w:r w:rsidRPr="29DD5717">
        <w:rPr>
          <w:rFonts w:cstheme="majorBidi"/>
          <w:highlight w:val="yellow"/>
          <w:lang w:val="en-US"/>
          <w:rPrChange w:id="325" w:author="Thomas Kapral" w:date="2022-04-12T08:51:00Z">
            <w:rPr>
              <w:rFonts w:cstheme="majorBidi"/>
              <w:lang w:val="en-US"/>
            </w:rPr>
          </w:rPrChange>
        </w:rPr>
        <w:t>. e. the 3’-UTR, 5’-UTR and CDS.</w:t>
      </w:r>
      <w:r w:rsidRPr="29DD5717">
        <w:rPr>
          <w:rFonts w:cstheme="majorBidi"/>
          <w:lang w:val="en-US"/>
        </w:rPr>
        <w:t xml:space="preserve"> </w:t>
      </w:r>
    </w:p>
    <w:p w14:paraId="4F52EF37" w14:textId="3BB0032C" w:rsidR="00F65788" w:rsidRPr="00AE20A9" w:rsidRDefault="00F65788" w:rsidP="29DD5717">
      <w:pPr>
        <w:rPr>
          <w:rFonts w:cstheme="majorBidi"/>
          <w:highlight w:val="yellow"/>
          <w:lang w:val="en-US"/>
          <w:rPrChange w:id="326" w:author="Thomas Kapral" w:date="2022-04-12T08:51:00Z">
            <w:rPr>
              <w:rFonts w:cstheme="majorBidi"/>
              <w:lang w:val="en-US"/>
            </w:rPr>
          </w:rPrChange>
        </w:rPr>
      </w:pPr>
    </w:p>
    <w:p w14:paraId="6A7681ED" w14:textId="723CE49B" w:rsidR="00F65788" w:rsidRPr="00AE20A9" w:rsidRDefault="29DD5717" w:rsidP="29DD5717">
      <w:pPr>
        <w:rPr>
          <w:rFonts w:cstheme="majorBidi"/>
          <w:highlight w:val="yellow"/>
          <w:lang w:val="en-US"/>
          <w:rPrChange w:id="327" w:author="Thomas Kapral" w:date="2022-04-12T08:51:00Z">
            <w:rPr>
              <w:rFonts w:cstheme="majorBidi"/>
              <w:lang w:val="en-US"/>
            </w:rPr>
          </w:rPrChange>
        </w:rPr>
      </w:pPr>
      <w:r w:rsidRPr="29DD5717">
        <w:rPr>
          <w:rFonts w:cstheme="majorBidi"/>
          <w:highlight w:val="yellow"/>
          <w:lang w:val="en-US"/>
          <w:rPrChange w:id="328" w:author="Thomas Kapral" w:date="2022-04-12T08:51:00Z">
            <w:rPr>
              <w:rFonts w:cstheme="majorBidi"/>
              <w:lang w:val="en-US"/>
            </w:rPr>
          </w:rPrChange>
        </w:rPr>
        <w:t>As the frequency of nucleotides determines the entries of the PSSM, it has a large impact on the entire analysis.</w:t>
      </w:r>
      <w:r w:rsidRPr="29DD5717">
        <w:rPr>
          <w:rFonts w:cstheme="majorBidi"/>
          <w:lang w:val="en-US"/>
        </w:rPr>
        <w:t xml:space="preserve"> </w:t>
      </w:r>
    </w:p>
    <w:p w14:paraId="29E7C0EB" w14:textId="5EA83DA8" w:rsidR="003A2784" w:rsidRPr="00AE20A9" w:rsidRDefault="003A2784" w:rsidP="29DD5717">
      <w:pPr>
        <w:rPr>
          <w:rFonts w:cstheme="majorBidi"/>
          <w:highlight w:val="yellow"/>
          <w:lang w:val="en-US"/>
          <w:rPrChange w:id="329" w:author="Thomas Kapral" w:date="2022-04-12T08:51:00Z">
            <w:rPr>
              <w:rFonts w:cstheme="majorBidi"/>
              <w:lang w:val="en-US"/>
            </w:rPr>
          </w:rPrChange>
        </w:rPr>
      </w:pPr>
    </w:p>
    <w:p w14:paraId="775236D6" w14:textId="6DE6009C" w:rsidR="007A2827" w:rsidRPr="00AE20A9" w:rsidRDefault="00F65788" w:rsidP="29DD5717">
      <w:pPr>
        <w:rPr>
          <w:rFonts w:cstheme="majorBidi"/>
          <w:highlight w:val="yellow"/>
          <w:lang w:val="en-US"/>
          <w:rPrChange w:id="330" w:author="Thomas Kapral" w:date="2022-04-12T08:51:00Z">
            <w:rPr>
              <w:rFonts w:cstheme="majorBidi"/>
              <w:lang w:val="en-US"/>
            </w:rPr>
          </w:rPrChange>
        </w:rPr>
      </w:pPr>
      <w:commentRangeStart w:id="331"/>
      <w:r>
        <w:rPr>
          <w:noProof/>
        </w:rPr>
        <w:drawing>
          <wp:inline distT="0" distB="0" distL="0" distR="0" wp14:anchorId="2BB249CC" wp14:editId="269D2318">
            <wp:extent cx="5733416" cy="2006600"/>
            <wp:effectExtent l="0" t="0" r="635" b="0"/>
            <wp:docPr id="21" name="Picture 2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3416" cy="2006600"/>
                    </a:xfrm>
                    <a:prstGeom prst="rect">
                      <a:avLst/>
                    </a:prstGeom>
                  </pic:spPr>
                </pic:pic>
              </a:graphicData>
            </a:graphic>
          </wp:inline>
        </w:drawing>
      </w:r>
      <w:commentRangeEnd w:id="331"/>
      <w:r>
        <w:rPr>
          <w:rStyle w:val="CommentReference"/>
        </w:rPr>
        <w:commentReference w:id="331"/>
      </w:r>
    </w:p>
    <w:p w14:paraId="54A93DDF" w14:textId="251B1299" w:rsidR="007A2827" w:rsidRPr="00AE20A9" w:rsidRDefault="007A2827" w:rsidP="29DD5717">
      <w:pPr>
        <w:rPr>
          <w:rFonts w:cstheme="majorBidi"/>
          <w:highlight w:val="yellow"/>
          <w:lang w:val="en-US"/>
          <w:rPrChange w:id="332" w:author="Thomas Kapral" w:date="2022-04-12T08:51:00Z">
            <w:rPr>
              <w:rFonts w:cstheme="majorBidi"/>
              <w:lang w:val="en-US"/>
            </w:rPr>
          </w:rPrChange>
        </w:rPr>
      </w:pPr>
    </w:p>
    <w:p w14:paraId="1AA53241" w14:textId="6B69EF58" w:rsidR="00F65788" w:rsidRPr="00AE20A9" w:rsidRDefault="29DD5717" w:rsidP="29DD5717">
      <w:pPr>
        <w:rPr>
          <w:rFonts w:cstheme="majorBidi"/>
          <w:highlight w:val="yellow"/>
          <w:lang w:val="en-US"/>
          <w:rPrChange w:id="333" w:author="Thomas Kapral" w:date="2022-04-12T08:51:00Z">
            <w:rPr>
              <w:rFonts w:cstheme="majorBidi"/>
              <w:lang w:val="en-US"/>
            </w:rPr>
          </w:rPrChange>
        </w:rPr>
      </w:pPr>
      <w:r w:rsidRPr="29DD5717">
        <w:rPr>
          <w:rFonts w:cstheme="majorBidi"/>
          <w:highlight w:val="yellow"/>
          <w:lang w:val="en-US"/>
          <w:rPrChange w:id="334" w:author="Thomas Kapral" w:date="2022-04-12T08:51:00Z">
            <w:rPr>
              <w:rFonts w:cstheme="majorBidi"/>
              <w:lang w:val="en-US"/>
            </w:rPr>
          </w:rPrChange>
        </w:rPr>
        <w:t>How does the background impact the scores?</w:t>
      </w:r>
      <w:r w:rsidRPr="29DD5717">
        <w:rPr>
          <w:rFonts w:cstheme="majorBidi"/>
          <w:lang w:val="en-US"/>
        </w:rPr>
        <w:t xml:space="preserve"> </w:t>
      </w:r>
    </w:p>
    <w:p w14:paraId="5A100305" w14:textId="11FE9233" w:rsidR="006B0496" w:rsidRPr="00AE20A9" w:rsidRDefault="29DD5717" w:rsidP="29DD5717">
      <w:pPr>
        <w:rPr>
          <w:rFonts w:cstheme="majorBidi"/>
          <w:highlight w:val="yellow"/>
          <w:lang w:val="en-US"/>
          <w:rPrChange w:id="335" w:author="Thomas Kapral" w:date="2022-04-12T08:51:00Z">
            <w:rPr>
              <w:rFonts w:cstheme="majorBidi"/>
              <w:lang w:val="en-US"/>
            </w:rPr>
          </w:rPrChange>
        </w:rPr>
      </w:pPr>
      <w:r w:rsidRPr="29DD5717">
        <w:rPr>
          <w:rFonts w:cstheme="majorBidi"/>
          <w:highlight w:val="yellow"/>
          <w:lang w:val="en-US"/>
          <w:rPrChange w:id="336" w:author="Thomas Kapral" w:date="2022-04-12T08:51:00Z">
            <w:rPr>
              <w:rFonts w:cstheme="majorBidi"/>
              <w:lang w:val="en-US"/>
            </w:rPr>
          </w:rPrChange>
        </w:rPr>
        <w:t>Whenever the background frequency is greater than probability of a nucleotide as given by the matrix, the value yielded by the conversion from PPM to PSSM would be a negative one. Therefore, whenever a nucleotide has high frequency in the background, tendentially more values in the PSSM would be negative</w:t>
      </w:r>
    </w:p>
    <w:p w14:paraId="77E62427" w14:textId="1DA1F06E" w:rsidR="00F65788" w:rsidRPr="00AE20A9" w:rsidRDefault="00F65788" w:rsidP="00F0322C">
      <w:pPr>
        <w:rPr>
          <w:rFonts w:cstheme="majorHAnsi"/>
          <w:lang w:val="en-US"/>
        </w:rPr>
      </w:pPr>
    </w:p>
    <w:p w14:paraId="2E7EBB3E" w14:textId="4B5BAA4D" w:rsidR="00251D02" w:rsidRPr="00AE20A9" w:rsidRDefault="29DD5717" w:rsidP="29DD5717">
      <w:pPr>
        <w:pStyle w:val="Heading3"/>
        <w:rPr>
          <w:highlight w:val="yellow"/>
          <w:lang w:val="en-US"/>
        </w:rPr>
      </w:pPr>
      <w:bookmarkStart w:id="337" w:name="_Toc100003504"/>
      <w:r w:rsidRPr="29DD5717">
        <w:rPr>
          <w:highlight w:val="yellow"/>
          <w:lang w:val="en-US"/>
        </w:rPr>
        <w:t>Statistical background</w:t>
      </w:r>
      <w:bookmarkEnd w:id="337"/>
    </w:p>
    <w:p w14:paraId="35D93ACA" w14:textId="79B556BA" w:rsidR="00A1493C" w:rsidRPr="00AE20A9" w:rsidRDefault="29DD5717" w:rsidP="29DD5717">
      <w:pPr>
        <w:pStyle w:val="Heading4"/>
        <w:rPr>
          <w:highlight w:val="yellow"/>
          <w:lang w:val="en-US"/>
        </w:rPr>
      </w:pPr>
      <w:r w:rsidRPr="29DD5717">
        <w:rPr>
          <w:highlight w:val="yellow"/>
          <w:lang w:val="en-US"/>
        </w:rPr>
        <w:t>Role of the background</w:t>
      </w:r>
    </w:p>
    <w:p w14:paraId="34EB8166" w14:textId="4DB2ABF5" w:rsidR="00E259CE" w:rsidRPr="00AE20A9" w:rsidRDefault="29DD5717" w:rsidP="29DD5717">
      <w:pPr>
        <w:rPr>
          <w:rFonts w:cstheme="majorBidi"/>
          <w:highlight w:val="yellow"/>
          <w:lang w:val="en-US"/>
        </w:rPr>
      </w:pPr>
      <w:r w:rsidRPr="29DD5717">
        <w:rPr>
          <w:rFonts w:cstheme="majorBidi"/>
          <w:highlight w:val="yellow"/>
          <w:lang w:val="en-US"/>
        </w:rPr>
        <w:t>In the context of counting motif matches using position probability matrices, an important issue is raised in determining what counts as a “match”. When a position in a sequence is scored according to a certain probability matrix, a wide range of scores can come out. To determine which score represents the lower threshold for what could count as a “match”, a numerical approach was taken in Thomas’ and Arthur’s analyses. In the following paragraph, I will attempt to describe said approach.</w:t>
      </w:r>
    </w:p>
    <w:p w14:paraId="49CFF1BB" w14:textId="77777777" w:rsidR="00E259CE" w:rsidRPr="00AE20A9" w:rsidRDefault="29DD5717" w:rsidP="29DD5717">
      <w:pPr>
        <w:rPr>
          <w:rFonts w:cstheme="majorBidi"/>
          <w:highlight w:val="yellow"/>
          <w:lang w:val="en-US"/>
        </w:rPr>
      </w:pPr>
      <w:r w:rsidRPr="29DD5717">
        <w:rPr>
          <w:rFonts w:cstheme="majorBidi"/>
          <w:highlight w:val="yellow"/>
          <w:lang w:val="en-US"/>
        </w:rPr>
        <w:t>A motif of length five would hold 4 x 5 would hold 4^5 possibilities for computable scores. This arises from the fact that each nucleotide can come at any position. For determining a threshold, all possible scores must be computed. By choosing a user-specific percentile-threshold, a large portion of those possible scores can be discarded as insufficient to count as a match. This percentile threshold can, for example, be 0.05. Then, only the top 5 % of all scores will result in a match.</w:t>
      </w:r>
    </w:p>
    <w:p w14:paraId="49797E4E" w14:textId="77777777" w:rsidR="00E259CE" w:rsidRPr="00AE20A9" w:rsidRDefault="29DD5717" w:rsidP="29DD5717">
      <w:pPr>
        <w:rPr>
          <w:rFonts w:cstheme="majorBidi"/>
          <w:highlight w:val="yellow"/>
          <w:lang w:val="en-US"/>
        </w:rPr>
      </w:pPr>
      <w:r w:rsidRPr="29DD5717">
        <w:rPr>
          <w:rFonts w:cstheme="majorBidi"/>
          <w:highlight w:val="yellow"/>
          <w:lang w:val="en-US"/>
        </w:rPr>
        <w:t xml:space="preserve">In theory, this approach is statistically sound. In practice, however, creating the entire distribution of scores poses a computational problem as the length of the matrix increases. With a matrix of length 15, 4^15, so more than a billion, scores would have to be computed. To deal with this computational constraint, an approximation of a threshold can be computed. In Arthur’s analysis, all possible scores </w:t>
      </w:r>
      <w:r w:rsidRPr="29DD5717">
        <w:rPr>
          <w:rFonts w:cstheme="majorBidi"/>
          <w:highlight w:val="yellow"/>
          <w:lang w:val="en-US"/>
        </w:rPr>
        <w:lastRenderedPageBreak/>
        <w:t>were computed for motifs of length eight or below. Motifs longer than eight nucleotides long underwent random sampling. This means, that random arrangements of nucleotides of the length of the motif were generated and stored if the number of random arrangements did not surpass the threshold of 4^8. The result of this approximation is that, for each motif, only 4^8 possible scores are considered for creating the distribution.</w:t>
      </w:r>
      <w:r w:rsidRPr="29DD5717">
        <w:rPr>
          <w:rFonts w:cstheme="majorBidi"/>
          <w:lang w:val="en-US"/>
        </w:rPr>
        <w:t xml:space="preserve"> </w:t>
      </w:r>
    </w:p>
    <w:p w14:paraId="54EF5B57" w14:textId="77777777" w:rsidR="00E259CE" w:rsidRPr="00AE20A9" w:rsidRDefault="29DD5717" w:rsidP="29DD5717">
      <w:pPr>
        <w:rPr>
          <w:rFonts w:cstheme="majorBidi"/>
          <w:highlight w:val="yellow"/>
          <w:lang w:val="en-US"/>
        </w:rPr>
      </w:pPr>
      <w:r w:rsidRPr="29DD5717">
        <w:rPr>
          <w:rFonts w:cstheme="majorBidi"/>
          <w:highlight w:val="yellow"/>
          <w:lang w:val="en-US"/>
        </w:rPr>
        <w:t>While the distribution of possible scores for a given motif in place, a cutoff can yet again be chosen and, thereby, the “matching”-threshold determined.</w:t>
      </w:r>
    </w:p>
    <w:p w14:paraId="7D8FECBF" w14:textId="77777777" w:rsidR="00E259CE" w:rsidRPr="00AE20A9" w:rsidRDefault="00E259CE" w:rsidP="29DD5717">
      <w:pPr>
        <w:rPr>
          <w:rFonts w:cstheme="majorBidi"/>
          <w:highlight w:val="yellow"/>
          <w:lang w:val="en-US"/>
        </w:rPr>
      </w:pPr>
    </w:p>
    <w:p w14:paraId="157A5AEB" w14:textId="68984AE0" w:rsidR="00E259CE" w:rsidRDefault="00E259CE" w:rsidP="29DD5717">
      <w:pPr>
        <w:rPr>
          <w:rFonts w:cstheme="majorBidi"/>
          <w:highlight w:val="yellow"/>
          <w:lang w:val="en-US"/>
        </w:rPr>
      </w:pPr>
      <w:r w:rsidRPr="29DD5717">
        <w:rPr>
          <w:rFonts w:cstheme="majorBidi"/>
          <w:highlight w:val="yellow"/>
          <w:lang w:val="en-US"/>
        </w:rPr>
        <w:t xml:space="preserve">While this is largely sufficient solution to this </w:t>
      </w:r>
      <w:commentRangeStart w:id="338"/>
      <w:r w:rsidRPr="29DD5717">
        <w:rPr>
          <w:rFonts w:cstheme="majorBidi"/>
          <w:highlight w:val="yellow"/>
          <w:lang w:val="en-US"/>
        </w:rPr>
        <w:t>NP-hard problem</w:t>
      </w:r>
      <w:commentRangeEnd w:id="338"/>
      <w:r w:rsidRPr="00AE20A9">
        <w:rPr>
          <w:rStyle w:val="CommentReference"/>
          <w:rFonts w:cstheme="majorHAnsi"/>
          <w:lang w:val="en-US"/>
        </w:rPr>
        <w:commentReference w:id="338"/>
      </w:r>
      <w:r w:rsidRPr="29DD5717">
        <w:rPr>
          <w:rFonts w:cstheme="majorBidi"/>
          <w:highlight w:val="yellow"/>
          <w:lang w:val="en-US"/>
        </w:rPr>
        <w:t xml:space="preserve">, this approach has </w:t>
      </w:r>
      <w:r w:rsidR="006518DC" w:rsidRPr="29DD5717">
        <w:rPr>
          <w:rFonts w:cstheme="majorBidi"/>
          <w:highlight w:val="yellow"/>
          <w:lang w:val="en-US"/>
        </w:rPr>
        <w:t>an</w:t>
      </w:r>
      <w:r w:rsidRPr="29DD5717">
        <w:rPr>
          <w:rFonts w:cstheme="majorBidi"/>
          <w:highlight w:val="yellow"/>
          <w:lang w:val="en-US"/>
        </w:rPr>
        <w:t xml:space="preserve"> obvious downside</w:t>
      </w:r>
      <w:r w:rsidR="006518DC" w:rsidRPr="29DD5717">
        <w:rPr>
          <w:rFonts w:cstheme="majorBidi"/>
          <w:highlight w:val="yellow"/>
          <w:lang w:val="en-US"/>
        </w:rPr>
        <w:t>:</w:t>
      </w:r>
      <w:r w:rsidRPr="29DD5717">
        <w:rPr>
          <w:rFonts w:cstheme="majorBidi"/>
          <w:highlight w:val="yellow"/>
          <w:lang w:val="en-US"/>
        </w:rPr>
        <w:t xml:space="preserve"> As Zhang et al. state in their pap</w:t>
      </w:r>
      <w:r w:rsidRPr="29DD5717">
        <w:rPr>
          <w:rFonts w:cstheme="majorBidi"/>
          <w:lang w:val="en-US"/>
        </w:rPr>
        <w:t>er</w:t>
      </w:r>
      <w:sdt>
        <w:sdtPr>
          <w:rPr>
            <w:rFonts w:cstheme="majorBidi"/>
            <w:lang w:val="en-US"/>
          </w:rPr>
          <w:id w:val="575407202"/>
          <w:placeholder>
            <w:docPart w:val="DefaultPlaceholder_1081868574"/>
          </w:placeholder>
          <w:citation/>
        </w:sdtPr>
        <w:sdtEndPr/>
        <w:sdtContent>
          <w:r w:rsidR="006518DC" w:rsidRPr="29DD5717">
            <w:rPr>
              <w:rFonts w:cstheme="majorBidi"/>
              <w:lang w:val="en-US"/>
            </w:rPr>
            <w:fldChar w:fldCharType="begin"/>
          </w:r>
          <w:r w:rsidR="006518DC" w:rsidRPr="29DD5717">
            <w:rPr>
              <w:rFonts w:cstheme="majorBidi"/>
              <w:lang w:val="en-US"/>
            </w:rPr>
            <w:instrText xml:space="preserve"> CITATION Jin07 \l 3079 </w:instrText>
          </w:r>
          <w:r w:rsidR="006518DC" w:rsidRPr="29DD5717">
            <w:rPr>
              <w:rFonts w:cstheme="majorBidi"/>
              <w:lang w:val="en-US"/>
            </w:rPr>
            <w:fldChar w:fldCharType="separate"/>
          </w:r>
          <w:r w:rsidR="00332F35" w:rsidRPr="29DD5717">
            <w:rPr>
              <w:rFonts w:cstheme="majorBidi"/>
              <w:noProof/>
              <w:lang w:val="en-US"/>
            </w:rPr>
            <w:t xml:space="preserve"> [7]</w:t>
          </w:r>
          <w:r w:rsidR="006518DC" w:rsidRPr="29DD5717">
            <w:rPr>
              <w:rFonts w:cstheme="majorBidi"/>
              <w:lang w:val="en-US"/>
            </w:rPr>
            <w:fldChar w:fldCharType="end"/>
          </w:r>
        </w:sdtContent>
      </w:sdt>
      <w:r w:rsidRPr="29DD5717">
        <w:rPr>
          <w:rFonts w:cstheme="majorBidi"/>
          <w:lang w:val="en-US"/>
        </w:rPr>
        <w:t xml:space="preserve">, </w:t>
      </w:r>
      <w:r w:rsidRPr="29DD5717">
        <w:rPr>
          <w:rFonts w:cstheme="majorBidi"/>
          <w:highlight w:val="yellow"/>
          <w:lang w:val="en-US"/>
        </w:rPr>
        <w:t xml:space="preserve">the P-values determined by methods like score approximation can deviate from the real </w:t>
      </w:r>
      <w:r w:rsidR="006518DC" w:rsidRPr="29DD5717">
        <w:rPr>
          <w:rFonts w:cstheme="majorBidi"/>
          <w:highlight w:val="yellow"/>
          <w:lang w:val="en-US"/>
        </w:rPr>
        <w:t>p</w:t>
      </w:r>
      <w:r w:rsidRPr="29DD5717">
        <w:rPr>
          <w:rFonts w:cstheme="majorBidi"/>
          <w:highlight w:val="yellow"/>
          <w:lang w:val="en-US"/>
        </w:rPr>
        <w:t>-value by orders of magnitude. In this example, the reason for this is the following: as soon as the length of the motif surpasses 10, only a sixteenth of all possible scores is considered. At motif length 12, only one in 256 scores is sampled.</w:t>
      </w:r>
      <w:r w:rsidRPr="29DD5717">
        <w:rPr>
          <w:rFonts w:cstheme="majorBidi"/>
          <w:lang w:val="en-US"/>
        </w:rPr>
        <w:t xml:space="preserve"> </w:t>
      </w:r>
    </w:p>
    <w:p w14:paraId="59EB8D57" w14:textId="6F347C34" w:rsidR="006518DC" w:rsidRPr="00AE20A9" w:rsidRDefault="006518DC" w:rsidP="29DD5717">
      <w:pPr>
        <w:rPr>
          <w:rFonts w:cstheme="majorBidi"/>
          <w:highlight w:val="yellow"/>
          <w:lang w:val="en-US"/>
        </w:rPr>
      </w:pPr>
      <w:r w:rsidRPr="29DD5717">
        <w:rPr>
          <w:rFonts w:cstheme="majorBidi"/>
          <w:highlight w:val="yellow"/>
          <w:lang w:val="en-US"/>
        </w:rPr>
        <w:t>Ho</w:t>
      </w:r>
      <w:r w:rsidR="00F35297" w:rsidRPr="29DD5717">
        <w:rPr>
          <w:rFonts w:cstheme="majorBidi"/>
          <w:highlight w:val="yellow"/>
          <w:lang w:val="en-US"/>
        </w:rPr>
        <w:t>w</w:t>
      </w:r>
      <w:r w:rsidR="00850F13" w:rsidRPr="29DD5717">
        <w:rPr>
          <w:rFonts w:cstheme="majorBidi"/>
          <w:highlight w:val="yellow"/>
          <w:lang w:val="en-US"/>
        </w:rPr>
        <w:t>ever, as Pan and Phan</w:t>
      </w:r>
      <w:r w:rsidR="00850F13" w:rsidRPr="29DD5717">
        <w:rPr>
          <w:rFonts w:cstheme="majorBidi"/>
          <w:lang w:val="en-US"/>
        </w:rPr>
        <w:t xml:space="preserve"> </w:t>
      </w:r>
      <w:sdt>
        <w:sdtPr>
          <w:rPr>
            <w:rFonts w:cstheme="majorBidi"/>
            <w:lang w:val="en-US"/>
          </w:rPr>
          <w:id w:val="-1907058607"/>
          <w:placeholder>
            <w:docPart w:val="DefaultPlaceholder_1081868574"/>
          </w:placeholder>
          <w:citation/>
        </w:sdtPr>
        <w:sdtEndPr/>
        <w:sdtContent>
          <w:r w:rsidR="00850F13" w:rsidRPr="29DD5717">
            <w:rPr>
              <w:rFonts w:cstheme="majorBidi"/>
              <w:lang w:val="en-US"/>
            </w:rPr>
            <w:fldChar w:fldCharType="begin"/>
          </w:r>
          <w:r w:rsidR="00850F13" w:rsidRPr="29DD5717">
            <w:rPr>
              <w:rFonts w:cstheme="majorBidi"/>
              <w:lang w:val="en-US"/>
            </w:rPr>
            <w:instrText xml:space="preserve"> CITATION You08 \l 3079 </w:instrText>
          </w:r>
          <w:r w:rsidR="00850F13" w:rsidRPr="29DD5717">
            <w:rPr>
              <w:rFonts w:cstheme="majorBidi"/>
              <w:lang w:val="en-US"/>
            </w:rPr>
            <w:fldChar w:fldCharType="separate"/>
          </w:r>
          <w:r w:rsidR="00332F35" w:rsidRPr="29DD5717">
            <w:rPr>
              <w:rFonts w:cstheme="majorBidi"/>
              <w:noProof/>
              <w:lang w:val="en-US"/>
            </w:rPr>
            <w:t>[8]</w:t>
          </w:r>
          <w:r w:rsidR="00850F13" w:rsidRPr="29DD5717">
            <w:rPr>
              <w:rFonts w:cstheme="majorBidi"/>
              <w:lang w:val="en-US"/>
            </w:rPr>
            <w:fldChar w:fldCharType="end"/>
          </w:r>
        </w:sdtContent>
      </w:sdt>
      <w:r w:rsidR="00850F13" w:rsidRPr="29DD5717">
        <w:rPr>
          <w:rFonts w:cstheme="majorBidi"/>
          <w:lang w:val="en-US"/>
        </w:rPr>
        <w:t xml:space="preserve"> st</w:t>
      </w:r>
      <w:r w:rsidR="00850F13" w:rsidRPr="29DD5717">
        <w:rPr>
          <w:rFonts w:cstheme="majorBidi"/>
          <w:highlight w:val="yellow"/>
          <w:lang w:val="en-US"/>
        </w:rPr>
        <w:t xml:space="preserve">ate in their paper, </w:t>
      </w:r>
      <w:r w:rsidR="00E32D73" w:rsidRPr="29DD5717">
        <w:rPr>
          <w:rFonts w:cstheme="majorBidi"/>
          <w:highlight w:val="yellow"/>
          <w:lang w:val="en-US"/>
        </w:rPr>
        <w:t>determining p-values by using random sampling rather than computing a full distribution was “verified to be technically identical</w:t>
      </w:r>
      <w:r w:rsidR="00F22E16" w:rsidRPr="29DD5717">
        <w:rPr>
          <w:rFonts w:cstheme="majorBidi"/>
          <w:highlight w:val="yellow"/>
          <w:lang w:val="en-US"/>
        </w:rPr>
        <w:t xml:space="preserve">” to creating the full distribution, </w:t>
      </w:r>
      <w:proofErr w:type="gramStart"/>
      <w:r w:rsidR="00F22E16" w:rsidRPr="29DD5717">
        <w:rPr>
          <w:rFonts w:cstheme="majorBidi"/>
          <w:highlight w:val="yellow"/>
          <w:lang w:val="en-US"/>
        </w:rPr>
        <w:t>as long as</w:t>
      </w:r>
      <w:proofErr w:type="gramEnd"/>
      <w:r w:rsidR="00F22E16" w:rsidRPr="29DD5717">
        <w:rPr>
          <w:rFonts w:cstheme="majorBidi"/>
          <w:highlight w:val="yellow"/>
          <w:lang w:val="en-US"/>
        </w:rPr>
        <w:t xml:space="preserve"> sampling size was larger than 4^10.</w:t>
      </w:r>
    </w:p>
    <w:p w14:paraId="2330425F" w14:textId="77777777" w:rsidR="00F65788" w:rsidRPr="00AE20A9" w:rsidRDefault="00F65788" w:rsidP="29DD5717">
      <w:pPr>
        <w:rPr>
          <w:rFonts w:cstheme="majorBidi"/>
          <w:highlight w:val="yellow"/>
          <w:lang w:val="en-US"/>
        </w:rPr>
      </w:pPr>
    </w:p>
    <w:p w14:paraId="01396F7E" w14:textId="0B37C3AD" w:rsidR="00A95F75" w:rsidRPr="00AE20A9" w:rsidRDefault="29DD5717" w:rsidP="29DD5717">
      <w:pPr>
        <w:rPr>
          <w:rFonts w:cstheme="majorBidi"/>
          <w:highlight w:val="yellow"/>
          <w:lang w:val="en-US"/>
        </w:rPr>
      </w:pPr>
      <w:r w:rsidRPr="29DD5717">
        <w:rPr>
          <w:rFonts w:cstheme="majorBidi"/>
          <w:highlight w:val="yellow"/>
          <w:lang w:val="en-US"/>
        </w:rPr>
        <w:t>Use of a background file: a Markov chain is created (zero order) and used to estimate the log likelihood ratio necessary for building up PSSMs from introduced PPMs.</w:t>
      </w:r>
    </w:p>
    <w:p w14:paraId="386C9923" w14:textId="4049BED1" w:rsidR="00A95F75" w:rsidRPr="00AE20A9" w:rsidRDefault="29DD5717" w:rsidP="29DD5717">
      <w:pPr>
        <w:rPr>
          <w:rFonts w:cstheme="majorBidi"/>
          <w:highlight w:val="yellow"/>
          <w:lang w:val="en-US"/>
        </w:rPr>
      </w:pPr>
      <w:r w:rsidRPr="29DD5717">
        <w:rPr>
          <w:rFonts w:cstheme="majorBidi"/>
          <w:highlight w:val="yellow"/>
          <w:lang w:val="en-US"/>
        </w:rPr>
        <w:t>Converts PPMs to PSSMs and runs them over each sequence.</w:t>
      </w:r>
    </w:p>
    <w:p w14:paraId="682A37AF" w14:textId="33128FE0" w:rsidR="00A95F75" w:rsidRPr="00AE20A9" w:rsidRDefault="29DD5717" w:rsidP="29DD5717">
      <w:pPr>
        <w:rPr>
          <w:rFonts w:cstheme="majorBidi"/>
          <w:highlight w:val="yellow"/>
          <w:lang w:val="en-US"/>
        </w:rPr>
      </w:pPr>
      <w:r w:rsidRPr="29DD5717">
        <w:rPr>
          <w:rFonts w:cstheme="majorBidi"/>
          <w:highlight w:val="yellow"/>
          <w:lang w:val="en-US"/>
        </w:rPr>
        <w:t>A p-value cutoff is set by the user. In FIMO, the p-value of a match is calculated by creating the score distribution of all possible scores of a motif. The individual score calculated for a certain position on the scanned sequence is converted to a p-value using dynamic programming</w:t>
      </w:r>
      <w:r w:rsidRPr="29DD5717">
        <w:rPr>
          <w:rFonts w:cstheme="majorBidi"/>
          <w:lang w:val="en-US"/>
        </w:rPr>
        <w:t xml:space="preserve"> </w:t>
      </w:r>
    </w:p>
    <w:p w14:paraId="2A034F5A" w14:textId="56329E54" w:rsidR="0065734A" w:rsidRPr="00AE20A9" w:rsidRDefault="0065734A" w:rsidP="29DD5717">
      <w:pPr>
        <w:rPr>
          <w:rFonts w:cstheme="majorBidi"/>
          <w:highlight w:val="yellow"/>
          <w:lang w:val="en-US"/>
        </w:rPr>
      </w:pPr>
    </w:p>
    <w:p w14:paraId="6EF0E38A" w14:textId="66841731" w:rsidR="000C1453" w:rsidRPr="00AE20A9" w:rsidRDefault="29DD5717" w:rsidP="29DD5717">
      <w:pPr>
        <w:pStyle w:val="Heading4"/>
        <w:rPr>
          <w:highlight w:val="yellow"/>
          <w:lang w:val="en-US"/>
        </w:rPr>
      </w:pPr>
      <w:r w:rsidRPr="29DD5717">
        <w:rPr>
          <w:highlight w:val="yellow"/>
          <w:lang w:val="en-US"/>
        </w:rPr>
        <w:t>Calculating p-values</w:t>
      </w:r>
    </w:p>
    <w:p w14:paraId="16A13793" w14:textId="77777777" w:rsidR="00251D02" w:rsidRPr="00AE20A9" w:rsidRDefault="29DD5717" w:rsidP="29DD5717">
      <w:pPr>
        <w:pStyle w:val="ListParagraph"/>
        <w:numPr>
          <w:ilvl w:val="0"/>
          <w:numId w:val="14"/>
        </w:numPr>
        <w:rPr>
          <w:rFonts w:cstheme="majorBidi"/>
          <w:highlight w:val="yellow"/>
          <w:lang w:val="en-US"/>
        </w:rPr>
      </w:pPr>
      <w:r w:rsidRPr="29DD5717">
        <w:rPr>
          <w:rFonts w:cstheme="majorBidi"/>
          <w:highlight w:val="yellow"/>
          <w:lang w:val="en-US"/>
        </w:rPr>
        <w:t>introduce example for showing calculations</w:t>
      </w:r>
    </w:p>
    <w:p w14:paraId="41DDAF96" w14:textId="77777777" w:rsidR="00251D02" w:rsidRPr="00AE20A9" w:rsidRDefault="29DD5717" w:rsidP="29DD5717">
      <w:pPr>
        <w:pStyle w:val="ListParagraph"/>
        <w:numPr>
          <w:ilvl w:val="0"/>
          <w:numId w:val="14"/>
        </w:numPr>
        <w:rPr>
          <w:rFonts w:cstheme="majorBidi"/>
          <w:highlight w:val="yellow"/>
          <w:lang w:val="en-US"/>
        </w:rPr>
      </w:pPr>
      <w:r w:rsidRPr="29DD5717">
        <w:rPr>
          <w:rFonts w:cstheme="majorBidi"/>
          <w:highlight w:val="yellow"/>
          <w:lang w:val="en-US"/>
        </w:rPr>
        <w:t>Graph for score distribution of a given motif</w:t>
      </w:r>
    </w:p>
    <w:p w14:paraId="70A5D545" w14:textId="77777777" w:rsidR="00251D02" w:rsidRPr="00AE20A9" w:rsidRDefault="29DD5717" w:rsidP="29DD5717">
      <w:pPr>
        <w:pStyle w:val="ListParagraph"/>
        <w:numPr>
          <w:ilvl w:val="0"/>
          <w:numId w:val="14"/>
        </w:numPr>
        <w:rPr>
          <w:rFonts w:cstheme="majorBidi"/>
          <w:highlight w:val="yellow"/>
          <w:lang w:val="en-US"/>
        </w:rPr>
      </w:pPr>
      <w:r w:rsidRPr="29DD5717">
        <w:rPr>
          <w:rFonts w:cstheme="majorBidi"/>
          <w:highlight w:val="yellow"/>
          <w:lang w:val="en-US"/>
        </w:rPr>
        <w:t>calculate p-value of a certain score</w:t>
      </w:r>
    </w:p>
    <w:p w14:paraId="24F3B8B8" w14:textId="47349370" w:rsidR="00251D02" w:rsidRDefault="29DD5717" w:rsidP="29DD5717">
      <w:pPr>
        <w:pStyle w:val="ListParagraph"/>
        <w:numPr>
          <w:ilvl w:val="0"/>
          <w:numId w:val="14"/>
        </w:numPr>
        <w:rPr>
          <w:rFonts w:cstheme="majorBidi"/>
          <w:highlight w:val="yellow"/>
          <w:lang w:val="en-US"/>
        </w:rPr>
      </w:pPr>
      <w:r w:rsidRPr="29DD5717">
        <w:rPr>
          <w:rFonts w:cstheme="majorBidi"/>
          <w:highlight w:val="yellow"/>
          <w:lang w:val="en-US"/>
        </w:rPr>
        <w:t>describe dynamic programming?</w:t>
      </w:r>
    </w:p>
    <w:p w14:paraId="447BD63B" w14:textId="118CED9B" w:rsidR="000C1453" w:rsidRPr="00F22E16" w:rsidRDefault="29DD5717" w:rsidP="29DD5717">
      <w:pPr>
        <w:pStyle w:val="ListParagraph"/>
        <w:numPr>
          <w:ilvl w:val="0"/>
          <w:numId w:val="14"/>
        </w:numPr>
        <w:rPr>
          <w:rFonts w:cstheme="majorBidi"/>
          <w:highlight w:val="yellow"/>
          <w:lang w:val="en-US"/>
        </w:rPr>
      </w:pPr>
      <w:r w:rsidRPr="29DD5717">
        <w:rPr>
          <w:rFonts w:cstheme="majorBidi"/>
          <w:highlight w:val="yellow"/>
          <w:lang w:val="en-US"/>
        </w:rPr>
        <w:t>Q-value</w:t>
      </w:r>
    </w:p>
    <w:p w14:paraId="1FB3DBBF" w14:textId="77777777" w:rsidR="00F22E16" w:rsidRDefault="00F22E16" w:rsidP="29DD5717">
      <w:pPr>
        <w:rPr>
          <w:rFonts w:cstheme="majorBidi"/>
          <w:highlight w:val="yellow"/>
          <w:lang w:val="en-US"/>
        </w:rPr>
      </w:pPr>
    </w:p>
    <w:p w14:paraId="31F606B6" w14:textId="520201EE" w:rsidR="00CF1868" w:rsidRPr="00AE20A9" w:rsidRDefault="29DD5717" w:rsidP="29DD5717">
      <w:pPr>
        <w:rPr>
          <w:rFonts w:cstheme="majorBidi"/>
          <w:highlight w:val="yellow"/>
          <w:lang w:val="en-US"/>
        </w:rPr>
      </w:pPr>
      <w:r w:rsidRPr="29DD5717">
        <w:rPr>
          <w:rFonts w:cstheme="majorBidi"/>
          <w:highlight w:val="yellow"/>
          <w:lang w:val="en-US"/>
        </w:rPr>
        <w:t xml:space="preserve">Uses a dynamic programming algorithm to convert log-odds scores into p-values, assuming </w:t>
      </w:r>
      <w:proofErr w:type="spellStart"/>
      <w:r w:rsidRPr="29DD5717">
        <w:rPr>
          <w:rFonts w:cstheme="majorBidi"/>
          <w:highlight w:val="yellow"/>
          <w:lang w:val="en-US"/>
        </w:rPr>
        <w:t>i.i.d.</w:t>
      </w:r>
      <w:proofErr w:type="spellEnd"/>
      <w:r w:rsidRPr="29DD5717">
        <w:rPr>
          <w:rFonts w:cstheme="majorBidi"/>
          <w:highlight w:val="yellow"/>
          <w:lang w:val="en-US"/>
        </w:rPr>
        <w:t xml:space="preserve"> background. Program reports occurrences with a p-value of less than 1e-4.</w:t>
      </w:r>
    </w:p>
    <w:p w14:paraId="2EBB2ED3" w14:textId="77777777" w:rsidR="00776CF3" w:rsidRPr="00AE20A9" w:rsidRDefault="29DD5717" w:rsidP="29DD5717">
      <w:pPr>
        <w:pStyle w:val="Heading3"/>
        <w:rPr>
          <w:highlight w:val="yellow"/>
          <w:lang w:val="en-US"/>
        </w:rPr>
      </w:pPr>
      <w:bookmarkStart w:id="339" w:name="_sdycb4e5pgr"/>
      <w:bookmarkStart w:id="340" w:name="_Toc100003505"/>
      <w:bookmarkEnd w:id="339"/>
      <w:r w:rsidRPr="29DD5717">
        <w:rPr>
          <w:highlight w:val="yellow"/>
          <w:lang w:val="en-US"/>
        </w:rPr>
        <w:lastRenderedPageBreak/>
        <w:t>Outputs</w:t>
      </w:r>
      <w:bookmarkEnd w:id="340"/>
    </w:p>
    <w:p w14:paraId="4A4CFD09" w14:textId="3C827B77" w:rsidR="000B6131" w:rsidRPr="00AE20A9" w:rsidRDefault="29DD5717" w:rsidP="29DD5717">
      <w:pPr>
        <w:rPr>
          <w:rFonts w:cstheme="majorBidi"/>
          <w:highlight w:val="yellow"/>
          <w:lang w:val="en-US"/>
        </w:rPr>
      </w:pPr>
      <w:r w:rsidRPr="29DD5717">
        <w:rPr>
          <w:rFonts w:cstheme="majorBidi"/>
          <w:highlight w:val="yellow"/>
          <w:lang w:val="en-US"/>
        </w:rPr>
        <w:t>Using the commands as they are elaborated upon in the appendix, one file per analysis is output by FIMO. Each file contains a header and all information on a single significant match in one line. This includes information on identification:</w:t>
      </w:r>
      <w:r w:rsidRPr="29DD5717">
        <w:rPr>
          <w:rFonts w:cstheme="majorBidi"/>
          <w:lang w:val="en-US"/>
        </w:rPr>
        <w:t xml:space="preserve"> </w:t>
      </w:r>
    </w:p>
    <w:p w14:paraId="139C596F" w14:textId="069426C1" w:rsidR="00F23B5F" w:rsidRPr="00AE20A9" w:rsidRDefault="00FD1A21" w:rsidP="29DD5717">
      <w:pPr>
        <w:pStyle w:val="ListParagraph"/>
        <w:numPr>
          <w:ilvl w:val="0"/>
          <w:numId w:val="16"/>
        </w:numPr>
        <w:rPr>
          <w:rFonts w:cstheme="majorBidi"/>
          <w:b/>
          <w:bCs/>
          <w:highlight w:val="yellow"/>
          <w:lang w:val="en-US"/>
        </w:rPr>
      </w:pPr>
      <w:r w:rsidRPr="00AE20A9">
        <w:rPr>
          <w:rFonts w:cstheme="majorHAnsi"/>
          <w:b/>
          <w:bCs/>
          <w:noProof/>
          <w:lang w:val="en-US"/>
        </w:rPr>
        <mc:AlternateContent>
          <mc:Choice Requires="wps">
            <w:drawing>
              <wp:anchor distT="45720" distB="45720" distL="114300" distR="114300" simplePos="0" relativeHeight="251678720" behindDoc="0" locked="0" layoutInCell="1" allowOverlap="1" wp14:anchorId="5FFD559A" wp14:editId="05A5D2F2">
                <wp:simplePos x="0" y="0"/>
                <wp:positionH relativeFrom="margin">
                  <wp:posOffset>203200</wp:posOffset>
                </wp:positionH>
                <wp:positionV relativeFrom="paragraph">
                  <wp:posOffset>5715</wp:posOffset>
                </wp:positionV>
                <wp:extent cx="1841500" cy="196850"/>
                <wp:effectExtent l="0" t="0" r="6350" b="0"/>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1500" cy="196850"/>
                        </a:xfrm>
                        <a:prstGeom prst="rect">
                          <a:avLst/>
                        </a:prstGeom>
                        <a:solidFill>
                          <a:srgbClr val="D7E4BD">
                            <a:alpha val="50980"/>
                          </a:srgbClr>
                        </a:solidFill>
                        <a:ln w="9525">
                          <a:noFill/>
                          <a:miter lim="800000"/>
                          <a:headEnd/>
                          <a:tailEnd/>
                        </a:ln>
                      </wps:spPr>
                      <wps:txbx>
                        <w:txbxContent>
                          <w:p w14:paraId="015260F1" w14:textId="77777777" w:rsidR="00FD1A21" w:rsidRPr="00D71B9C" w:rsidRDefault="00FD1A21" w:rsidP="00FD1A21">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FD559A" id="Text Box 2" o:spid="_x0000_s1036" type="#_x0000_t202" style="position:absolute;left:0;text-align:left;margin-left:16pt;margin-top:.45pt;width:145pt;height:15.5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" fillcolor="#d7e4bd" stroked="f">
                <v:fill opacity="33410f"/>
                <v:textbox>
                  <w:txbxContent>
                    <w:p w14:paraId="015260F1" w14:textId="77777777" w:rsidR="00FD1A21" w:rsidRPr="00D71B9C" w:rsidRDefault="00FD1A21" w:rsidP="00FD1A21">
                      <w:pPr>
                        <w:rPr>
                          <w:lang w:val="en-US"/>
                        </w:rPr>
                      </w:pPr>
                    </w:p>
                  </w:txbxContent>
                </v:textbox>
                <w10:wrap anchorx="margin"/>
              </v:shape>
            </w:pict>
          </mc:Fallback>
        </mc:AlternateContent>
      </w:r>
      <w:r w:rsidR="00F23B5F" w:rsidRPr="29DD5717">
        <w:rPr>
          <w:rFonts w:cstheme="majorBidi"/>
          <w:b/>
          <w:bCs/>
          <w:highlight w:val="yellow"/>
          <w:lang w:val="en-US"/>
        </w:rPr>
        <w:t>the matrix used for scoring</w:t>
      </w:r>
      <w:r w:rsidR="00F23B5F" w:rsidRPr="29DD5717">
        <w:rPr>
          <w:rFonts w:cstheme="majorBidi"/>
          <w:b/>
          <w:bCs/>
          <w:lang w:val="en-US"/>
        </w:rPr>
        <w:t xml:space="preserve"> </w:t>
      </w:r>
    </w:p>
    <w:p w14:paraId="4CBD7B85" w14:textId="2D06B689" w:rsidR="00F23B5F" w:rsidRPr="00AE20A9" w:rsidRDefault="00FD1A21" w:rsidP="29DD5717">
      <w:pPr>
        <w:pStyle w:val="ListParagraph"/>
        <w:numPr>
          <w:ilvl w:val="0"/>
          <w:numId w:val="16"/>
        </w:numPr>
        <w:rPr>
          <w:rFonts w:cstheme="majorBidi"/>
          <w:b/>
          <w:bCs/>
          <w:highlight w:val="yellow"/>
          <w:lang w:val="en-US"/>
        </w:rPr>
      </w:pPr>
      <w:r w:rsidRPr="00AE20A9">
        <w:rPr>
          <w:rFonts w:cstheme="majorHAnsi"/>
          <w:b/>
          <w:bCs/>
          <w:noProof/>
          <w:lang w:val="en-US"/>
        </w:rPr>
        <mc:AlternateContent>
          <mc:Choice Requires="wps">
            <w:drawing>
              <wp:anchor distT="45720" distB="45720" distL="114300" distR="114300" simplePos="0" relativeHeight="251680768" behindDoc="0" locked="0" layoutInCell="1" allowOverlap="1" wp14:anchorId="5ED4627D" wp14:editId="459A3241">
                <wp:simplePos x="0" y="0"/>
                <wp:positionH relativeFrom="margin">
                  <wp:posOffset>209550</wp:posOffset>
                </wp:positionH>
                <wp:positionV relativeFrom="paragraph">
                  <wp:posOffset>8890</wp:posOffset>
                </wp:positionV>
                <wp:extent cx="2717800" cy="190500"/>
                <wp:effectExtent l="0" t="0" r="6350" b="0"/>
                <wp:wrapNone/>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7800" cy="190500"/>
                        </a:xfrm>
                        <a:prstGeom prst="rect">
                          <a:avLst/>
                        </a:prstGeom>
                        <a:solidFill>
                          <a:schemeClr val="accent4">
                            <a:lumMod val="40000"/>
                            <a:lumOff val="60000"/>
                            <a:alpha val="50980"/>
                          </a:schemeClr>
                        </a:solidFill>
                        <a:ln w="9525">
                          <a:noFill/>
                          <a:miter lim="800000"/>
                          <a:headEnd/>
                          <a:tailEnd/>
                        </a:ln>
                      </wps:spPr>
                      <wps:txbx>
                        <w:txbxContent>
                          <w:p w14:paraId="579FB8B3" w14:textId="77777777" w:rsidR="00FD1A21" w:rsidRPr="00D71B9C" w:rsidRDefault="00FD1A21" w:rsidP="00FD1A21">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D4627D" id="_x0000_s1037" type="#_x0000_t202" style="position:absolute;left:0;text-align:left;margin-left:16.5pt;margin-top:.7pt;width:214pt;height:15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" fillcolor="#ccc0d9 [1303]" stroked="f">
                <v:fill opacity="33410f"/>
                <v:textbox>
                  <w:txbxContent>
                    <w:p w14:paraId="579FB8B3" w14:textId="77777777" w:rsidR="00FD1A21" w:rsidRPr="00D71B9C" w:rsidRDefault="00FD1A21" w:rsidP="00FD1A21">
                      <w:pPr>
                        <w:rPr>
                          <w:lang w:val="en-US"/>
                        </w:rPr>
                      </w:pPr>
                    </w:p>
                  </w:txbxContent>
                </v:textbox>
                <w10:wrap anchorx="margin"/>
              </v:shape>
            </w:pict>
          </mc:Fallback>
        </mc:AlternateContent>
      </w:r>
      <w:r w:rsidR="00F23B5F" w:rsidRPr="29DD5717">
        <w:rPr>
          <w:rFonts w:cstheme="majorBidi"/>
          <w:b/>
          <w:bCs/>
          <w:highlight w:val="yellow"/>
          <w:lang w:val="en-US"/>
        </w:rPr>
        <w:t>the experiment the matrix originates from</w:t>
      </w:r>
    </w:p>
    <w:p w14:paraId="0FC01501" w14:textId="23AC45BB" w:rsidR="00776CF3" w:rsidRPr="00AE20A9" w:rsidRDefault="00FD1A21" w:rsidP="29DD5717">
      <w:pPr>
        <w:pStyle w:val="ListParagraph"/>
        <w:numPr>
          <w:ilvl w:val="0"/>
          <w:numId w:val="16"/>
        </w:numPr>
        <w:rPr>
          <w:rFonts w:cstheme="majorBidi"/>
          <w:b/>
          <w:bCs/>
          <w:highlight w:val="yellow"/>
          <w:lang w:val="en-US"/>
        </w:rPr>
      </w:pPr>
      <w:r w:rsidRPr="00AE20A9">
        <w:rPr>
          <w:rFonts w:cstheme="majorHAnsi"/>
          <w:b/>
          <w:bCs/>
          <w:noProof/>
          <w:lang w:val="en-US"/>
        </w:rPr>
        <mc:AlternateContent>
          <mc:Choice Requires="wps">
            <w:drawing>
              <wp:anchor distT="45720" distB="45720" distL="114300" distR="114300" simplePos="0" relativeHeight="251682816" behindDoc="0" locked="0" layoutInCell="1" allowOverlap="1" wp14:anchorId="2057D34F" wp14:editId="4786C520">
                <wp:simplePos x="0" y="0"/>
                <wp:positionH relativeFrom="margin">
                  <wp:posOffset>215900</wp:posOffset>
                </wp:positionH>
                <wp:positionV relativeFrom="paragraph">
                  <wp:posOffset>6350</wp:posOffset>
                </wp:positionV>
                <wp:extent cx="2349500" cy="177800"/>
                <wp:effectExtent l="0" t="0" r="0" b="0"/>
                <wp:wrapNone/>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9500" cy="177800"/>
                        </a:xfrm>
                        <a:prstGeom prst="rect">
                          <a:avLst/>
                        </a:prstGeom>
                        <a:solidFill>
                          <a:schemeClr val="accent5">
                            <a:lumMod val="40000"/>
                            <a:lumOff val="60000"/>
                            <a:alpha val="50980"/>
                          </a:schemeClr>
                        </a:solidFill>
                        <a:ln w="9525">
                          <a:noFill/>
                          <a:miter lim="800000"/>
                          <a:headEnd/>
                          <a:tailEnd/>
                        </a:ln>
                      </wps:spPr>
                      <wps:txbx>
                        <w:txbxContent>
                          <w:p w14:paraId="7659D21F" w14:textId="77777777" w:rsidR="00FD1A21" w:rsidRPr="00D71B9C" w:rsidRDefault="00FD1A21" w:rsidP="00FD1A21">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57D34F" id="_x0000_s1038" type="#_x0000_t202" style="position:absolute;left:0;text-align:left;margin-left:17pt;margin-top:.5pt;width:185pt;height:14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" fillcolor="#b6dde8 [1304]" stroked="f">
                <v:fill opacity="33410f"/>
                <v:textbox>
                  <w:txbxContent>
                    <w:p w14:paraId="7659D21F" w14:textId="77777777" w:rsidR="00FD1A21" w:rsidRPr="00D71B9C" w:rsidRDefault="00FD1A21" w:rsidP="00FD1A21">
                      <w:pPr>
                        <w:rPr>
                          <w:lang w:val="en-US"/>
                        </w:rPr>
                      </w:pPr>
                    </w:p>
                  </w:txbxContent>
                </v:textbox>
                <w10:wrap anchorx="margin"/>
              </v:shape>
            </w:pict>
          </mc:Fallback>
        </mc:AlternateContent>
      </w:r>
      <w:r w:rsidR="00F23B5F" w:rsidRPr="29DD5717">
        <w:rPr>
          <w:rFonts w:cstheme="majorBidi"/>
          <w:b/>
          <w:bCs/>
          <w:highlight w:val="yellow"/>
          <w:lang w:val="en-US"/>
        </w:rPr>
        <w:t xml:space="preserve">the transcript the match occurred </w:t>
      </w:r>
      <w:r w:rsidRPr="29DD5717">
        <w:rPr>
          <w:rFonts w:cstheme="majorBidi"/>
          <w:b/>
          <w:bCs/>
          <w:highlight w:val="yellow"/>
          <w:lang w:val="en-US"/>
        </w:rPr>
        <w:t>in</w:t>
      </w:r>
    </w:p>
    <w:p w14:paraId="22FBED8E" w14:textId="77777777" w:rsidR="000B6131" w:rsidRPr="00AE20A9" w:rsidRDefault="000B6131" w:rsidP="29DD5717">
      <w:pPr>
        <w:pStyle w:val="ListParagraph"/>
        <w:rPr>
          <w:rFonts w:cstheme="majorBidi"/>
          <w:b/>
          <w:bCs/>
          <w:highlight w:val="yellow"/>
          <w:lang w:val="en-US"/>
        </w:rPr>
      </w:pPr>
    </w:p>
    <w:p w14:paraId="6932602C" w14:textId="70DFDC1E" w:rsidR="00F23B5F" w:rsidRPr="00AE20A9" w:rsidRDefault="29DD5717" w:rsidP="29DD5717">
      <w:pPr>
        <w:rPr>
          <w:rFonts w:cstheme="majorBidi"/>
          <w:highlight w:val="yellow"/>
          <w:lang w:val="en-US"/>
        </w:rPr>
      </w:pPr>
      <w:r w:rsidRPr="29DD5717">
        <w:rPr>
          <w:rFonts w:cstheme="majorBidi"/>
          <w:highlight w:val="yellow"/>
          <w:lang w:val="en-US"/>
        </w:rPr>
        <w:t>as well as information on the details the match:</w:t>
      </w:r>
    </w:p>
    <w:p w14:paraId="7639D6D7" w14:textId="605B4ACF" w:rsidR="00F23B5F" w:rsidRPr="00AE20A9" w:rsidRDefault="00FD1A21" w:rsidP="29DD5717">
      <w:pPr>
        <w:pStyle w:val="ListParagraph"/>
        <w:numPr>
          <w:ilvl w:val="0"/>
          <w:numId w:val="15"/>
        </w:numPr>
        <w:rPr>
          <w:rFonts w:cstheme="majorBidi"/>
          <w:b/>
          <w:bCs/>
          <w:highlight w:val="yellow"/>
          <w:lang w:val="en-US"/>
        </w:rPr>
      </w:pPr>
      <w:r w:rsidRPr="00AE20A9">
        <w:rPr>
          <w:rFonts w:cstheme="majorHAnsi"/>
          <w:b/>
          <w:bCs/>
          <w:noProof/>
          <w:lang w:val="en-US"/>
        </w:rPr>
        <mc:AlternateContent>
          <mc:Choice Requires="wps">
            <w:drawing>
              <wp:anchor distT="45720" distB="45720" distL="114300" distR="114300" simplePos="0" relativeHeight="251684864" behindDoc="0" locked="0" layoutInCell="1" allowOverlap="1" wp14:anchorId="7970422D" wp14:editId="18452A7A">
                <wp:simplePos x="0" y="0"/>
                <wp:positionH relativeFrom="margin">
                  <wp:posOffset>196850</wp:posOffset>
                </wp:positionH>
                <wp:positionV relativeFrom="paragraph">
                  <wp:posOffset>7620</wp:posOffset>
                </wp:positionV>
                <wp:extent cx="4927600" cy="184150"/>
                <wp:effectExtent l="0" t="0" r="6350" b="6350"/>
                <wp:wrapNone/>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7600" cy="184150"/>
                        </a:xfrm>
                        <a:prstGeom prst="rect">
                          <a:avLst/>
                        </a:prstGeom>
                        <a:solidFill>
                          <a:schemeClr val="accent6">
                            <a:lumMod val="40000"/>
                            <a:lumOff val="60000"/>
                            <a:alpha val="50980"/>
                          </a:schemeClr>
                        </a:solidFill>
                        <a:ln w="9525">
                          <a:noFill/>
                          <a:miter lim="800000"/>
                          <a:headEnd/>
                          <a:tailEnd/>
                        </a:ln>
                      </wps:spPr>
                      <wps:txbx>
                        <w:txbxContent>
                          <w:p w14:paraId="19A65A9E" w14:textId="77777777" w:rsidR="00FD1A21" w:rsidRPr="00D71B9C" w:rsidRDefault="00FD1A21" w:rsidP="00FD1A21">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70422D" id="_x0000_s1039" type="#_x0000_t202" style="position:absolute;left:0;text-align:left;margin-left:15.5pt;margin-top:.6pt;width:388pt;height:14.5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" fillcolor="#fbd4b4 [1305]" stroked="f">
                <v:fill opacity="33410f"/>
                <v:textbox>
                  <w:txbxContent>
                    <w:p w14:paraId="19A65A9E" w14:textId="77777777" w:rsidR="00FD1A21" w:rsidRPr="00D71B9C" w:rsidRDefault="00FD1A21" w:rsidP="00FD1A21">
                      <w:pPr>
                        <w:rPr>
                          <w:lang w:val="en-US"/>
                        </w:rPr>
                      </w:pPr>
                    </w:p>
                  </w:txbxContent>
                </v:textbox>
                <w10:wrap anchorx="margin"/>
              </v:shape>
            </w:pict>
          </mc:Fallback>
        </mc:AlternateContent>
      </w:r>
      <w:r w:rsidR="00F23B5F" w:rsidRPr="29DD5717">
        <w:rPr>
          <w:rFonts w:cstheme="majorBidi"/>
          <w:b/>
          <w:bCs/>
          <w:highlight w:val="yellow"/>
          <w:lang w:val="en-US"/>
        </w:rPr>
        <w:t>the position in the full sequence the match started at (start)</w:t>
      </w:r>
      <w:r w:rsidR="00D71B9C" w:rsidRPr="29DD5717">
        <w:rPr>
          <w:rFonts w:cstheme="majorBidi"/>
          <w:b/>
          <w:bCs/>
          <w:highlight w:val="yellow"/>
          <w:lang w:val="en-US"/>
        </w:rPr>
        <w:t xml:space="preserve"> and ended at (stop)</w:t>
      </w:r>
    </w:p>
    <w:p w14:paraId="36556247" w14:textId="2951DBF0" w:rsidR="00FD1A21" w:rsidRPr="00AE20A9" w:rsidRDefault="00FD1A21" w:rsidP="29DD5717">
      <w:pPr>
        <w:pStyle w:val="ListParagraph"/>
        <w:numPr>
          <w:ilvl w:val="0"/>
          <w:numId w:val="15"/>
        </w:numPr>
        <w:rPr>
          <w:rFonts w:cstheme="majorBidi"/>
          <w:b/>
          <w:bCs/>
          <w:highlight w:val="yellow"/>
          <w:lang w:val="en-US"/>
        </w:rPr>
      </w:pPr>
      <w:r w:rsidRPr="00AE20A9">
        <w:rPr>
          <w:rFonts w:cstheme="majorHAnsi"/>
          <w:b/>
          <w:bCs/>
          <w:noProof/>
          <w:lang w:val="en-US"/>
        </w:rPr>
        <mc:AlternateContent>
          <mc:Choice Requires="wps">
            <w:drawing>
              <wp:anchor distT="45720" distB="45720" distL="114300" distR="114300" simplePos="0" relativeHeight="251686912" behindDoc="0" locked="0" layoutInCell="1" allowOverlap="1" wp14:anchorId="3B173C65" wp14:editId="307B5999">
                <wp:simplePos x="0" y="0"/>
                <wp:positionH relativeFrom="margin">
                  <wp:posOffset>196850</wp:posOffset>
                </wp:positionH>
                <wp:positionV relativeFrom="paragraph">
                  <wp:posOffset>5080</wp:posOffset>
                </wp:positionV>
                <wp:extent cx="4260850" cy="190500"/>
                <wp:effectExtent l="0" t="0" r="6350" b="0"/>
                <wp:wrapNone/>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0850" cy="190500"/>
                        </a:xfrm>
                        <a:prstGeom prst="rect">
                          <a:avLst/>
                        </a:prstGeom>
                        <a:solidFill>
                          <a:schemeClr val="bg1">
                            <a:lumMod val="75000"/>
                            <a:alpha val="50980"/>
                          </a:schemeClr>
                        </a:solidFill>
                        <a:ln w="9525">
                          <a:noFill/>
                          <a:miter lim="800000"/>
                          <a:headEnd/>
                          <a:tailEnd/>
                        </a:ln>
                      </wps:spPr>
                      <wps:txbx>
                        <w:txbxContent>
                          <w:p w14:paraId="7FDAC984" w14:textId="77777777" w:rsidR="00FD1A21" w:rsidRPr="00D71B9C" w:rsidRDefault="00FD1A21" w:rsidP="00FD1A21">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173C65" id="_x0000_s1040" type="#_x0000_t202" style="position:absolute;left:0;text-align:left;margin-left:15.5pt;margin-top:.4pt;width:335.5pt;height:15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" fillcolor="#bfbfbf [2412]" stroked="f">
                <v:fill opacity="33410f"/>
                <v:textbox>
                  <w:txbxContent>
                    <w:p w14:paraId="7FDAC984" w14:textId="77777777" w:rsidR="00FD1A21" w:rsidRPr="00D71B9C" w:rsidRDefault="00FD1A21" w:rsidP="00FD1A21">
                      <w:pPr>
                        <w:rPr>
                          <w:lang w:val="en-US"/>
                        </w:rPr>
                      </w:pPr>
                    </w:p>
                  </w:txbxContent>
                </v:textbox>
                <w10:wrap anchorx="margin"/>
              </v:shape>
            </w:pict>
          </mc:Fallback>
        </mc:AlternateContent>
      </w:r>
      <w:r w:rsidRPr="29DD5717">
        <w:rPr>
          <w:rFonts w:cstheme="majorBidi"/>
          <w:b/>
          <w:bCs/>
          <w:highlight w:val="yellow"/>
          <w:lang w:val="en-US"/>
        </w:rPr>
        <w:t>the strand direction the motif was found in (not used in my analysis)</w:t>
      </w:r>
    </w:p>
    <w:p w14:paraId="723DC79B" w14:textId="26656447" w:rsidR="00D71B9C" w:rsidRPr="00AE20A9" w:rsidRDefault="00FD1A21" w:rsidP="29DD5717">
      <w:pPr>
        <w:pStyle w:val="ListParagraph"/>
        <w:numPr>
          <w:ilvl w:val="0"/>
          <w:numId w:val="15"/>
        </w:numPr>
        <w:rPr>
          <w:rFonts w:cstheme="majorBidi"/>
          <w:b/>
          <w:bCs/>
          <w:highlight w:val="yellow"/>
          <w:lang w:val="en-US"/>
        </w:rPr>
      </w:pPr>
      <w:r w:rsidRPr="00AE20A9">
        <w:rPr>
          <w:rFonts w:cstheme="majorHAnsi"/>
          <w:b/>
          <w:bCs/>
          <w:noProof/>
          <w:lang w:val="en-US"/>
        </w:rPr>
        <mc:AlternateContent>
          <mc:Choice Requires="wps">
            <w:drawing>
              <wp:anchor distT="45720" distB="45720" distL="114300" distR="114300" simplePos="0" relativeHeight="251688960" behindDoc="0" locked="0" layoutInCell="1" allowOverlap="1" wp14:anchorId="1E4B2645" wp14:editId="0728FCCE">
                <wp:simplePos x="0" y="0"/>
                <wp:positionH relativeFrom="margin">
                  <wp:posOffset>203200</wp:posOffset>
                </wp:positionH>
                <wp:positionV relativeFrom="paragraph">
                  <wp:posOffset>8255</wp:posOffset>
                </wp:positionV>
                <wp:extent cx="3314700" cy="184150"/>
                <wp:effectExtent l="0" t="0" r="0" b="6350"/>
                <wp:wrapNone/>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84150"/>
                        </a:xfrm>
                        <a:prstGeom prst="rect">
                          <a:avLst/>
                        </a:prstGeom>
                        <a:solidFill>
                          <a:schemeClr val="accent2">
                            <a:lumMod val="75000"/>
                            <a:alpha val="50980"/>
                          </a:schemeClr>
                        </a:solidFill>
                        <a:ln w="9525">
                          <a:noFill/>
                          <a:miter lim="800000"/>
                          <a:headEnd/>
                          <a:tailEnd/>
                        </a:ln>
                      </wps:spPr>
                      <wps:txbx>
                        <w:txbxContent>
                          <w:p w14:paraId="2643CA16" w14:textId="77777777" w:rsidR="00FD1A21" w:rsidRPr="00D71B9C" w:rsidRDefault="00FD1A21" w:rsidP="00FD1A21">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4B2645" id="_x0000_s1041" type="#_x0000_t202" style="position:absolute;left:0;text-align:left;margin-left:16pt;margin-top:.65pt;width:261pt;height:14.5pt;z-index:251688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" fillcolor="#943634 [2405]" stroked="f">
                <v:fill opacity="33410f"/>
                <v:textbox>
                  <w:txbxContent>
                    <w:p w14:paraId="2643CA16" w14:textId="77777777" w:rsidR="00FD1A21" w:rsidRPr="00D71B9C" w:rsidRDefault="00FD1A21" w:rsidP="00FD1A21">
                      <w:pPr>
                        <w:rPr>
                          <w:lang w:val="en-US"/>
                        </w:rPr>
                      </w:pPr>
                    </w:p>
                  </w:txbxContent>
                </v:textbox>
                <w10:wrap anchorx="margin"/>
              </v:shape>
            </w:pict>
          </mc:Fallback>
        </mc:AlternateContent>
      </w:r>
      <w:r w:rsidR="00D71B9C" w:rsidRPr="29DD5717">
        <w:rPr>
          <w:rFonts w:cstheme="majorBidi"/>
          <w:b/>
          <w:bCs/>
          <w:highlight w:val="yellow"/>
          <w:lang w:val="en-US"/>
        </w:rPr>
        <w:t>the exact score achieved by the scored subsequence</w:t>
      </w:r>
    </w:p>
    <w:p w14:paraId="73246578" w14:textId="28F954D4" w:rsidR="00D71B9C" w:rsidRPr="00AE20A9" w:rsidRDefault="00FD1A21" w:rsidP="29DD5717">
      <w:pPr>
        <w:pStyle w:val="ListParagraph"/>
        <w:numPr>
          <w:ilvl w:val="0"/>
          <w:numId w:val="15"/>
        </w:numPr>
        <w:rPr>
          <w:rFonts w:cstheme="majorBidi"/>
          <w:b/>
          <w:bCs/>
          <w:highlight w:val="yellow"/>
          <w:lang w:val="en-US"/>
        </w:rPr>
      </w:pPr>
      <w:r w:rsidRPr="00AE20A9">
        <w:rPr>
          <w:rFonts w:cstheme="majorHAnsi"/>
          <w:b/>
          <w:bCs/>
          <w:noProof/>
          <w:lang w:val="en-US"/>
        </w:rPr>
        <mc:AlternateContent>
          <mc:Choice Requires="wps">
            <w:drawing>
              <wp:anchor distT="45720" distB="45720" distL="114300" distR="114300" simplePos="0" relativeHeight="251691008" behindDoc="0" locked="0" layoutInCell="1" allowOverlap="1" wp14:anchorId="4F5D08D1" wp14:editId="4A77237B">
                <wp:simplePos x="0" y="0"/>
                <wp:positionH relativeFrom="margin">
                  <wp:posOffset>215900</wp:posOffset>
                </wp:positionH>
                <wp:positionV relativeFrom="paragraph">
                  <wp:posOffset>5715</wp:posOffset>
                </wp:positionV>
                <wp:extent cx="1638300" cy="196850"/>
                <wp:effectExtent l="0" t="0" r="0" b="0"/>
                <wp:wrapNone/>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196850"/>
                        </a:xfrm>
                        <a:prstGeom prst="rect">
                          <a:avLst/>
                        </a:prstGeom>
                        <a:solidFill>
                          <a:schemeClr val="accent6">
                            <a:lumMod val="75000"/>
                            <a:alpha val="50980"/>
                          </a:schemeClr>
                        </a:solidFill>
                        <a:ln w="9525">
                          <a:noFill/>
                          <a:miter lim="800000"/>
                          <a:headEnd/>
                          <a:tailEnd/>
                        </a:ln>
                      </wps:spPr>
                      <wps:txbx>
                        <w:txbxContent>
                          <w:p w14:paraId="3A809B2C" w14:textId="77777777" w:rsidR="00FD1A21" w:rsidRPr="00D71B9C" w:rsidRDefault="00FD1A21" w:rsidP="00FD1A21">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5D08D1" id="_x0000_s1042" type="#_x0000_t202" style="position:absolute;left:0;text-align:left;margin-left:17pt;margin-top:.45pt;width:129pt;height:15.5pt;z-index:251691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" fillcolor="#e36c0a [2409]" stroked="f">
                <v:fill opacity="33410f"/>
                <v:textbox>
                  <w:txbxContent>
                    <w:p w14:paraId="3A809B2C" w14:textId="77777777" w:rsidR="00FD1A21" w:rsidRPr="00D71B9C" w:rsidRDefault="00FD1A21" w:rsidP="00FD1A21">
                      <w:pPr>
                        <w:rPr>
                          <w:lang w:val="en-US"/>
                        </w:rPr>
                      </w:pPr>
                    </w:p>
                  </w:txbxContent>
                </v:textbox>
                <w10:wrap anchorx="margin"/>
              </v:shape>
            </w:pict>
          </mc:Fallback>
        </mc:AlternateContent>
      </w:r>
      <w:r w:rsidR="00D71B9C" w:rsidRPr="29DD5717">
        <w:rPr>
          <w:rFonts w:cstheme="majorBidi"/>
          <w:b/>
          <w:bCs/>
          <w:highlight w:val="yellow"/>
          <w:lang w:val="en-US"/>
        </w:rPr>
        <w:t>the p-value of the score</w:t>
      </w:r>
    </w:p>
    <w:p w14:paraId="1E8C9B01" w14:textId="70669972" w:rsidR="001E40F3" w:rsidRPr="00AE20A9" w:rsidRDefault="000B6131" w:rsidP="29DD5717">
      <w:pPr>
        <w:pStyle w:val="ListParagraph"/>
        <w:numPr>
          <w:ilvl w:val="0"/>
          <w:numId w:val="15"/>
        </w:numPr>
        <w:rPr>
          <w:rFonts w:cstheme="majorBidi"/>
          <w:b/>
          <w:bCs/>
          <w:highlight w:val="yellow"/>
          <w:lang w:val="en-US"/>
        </w:rPr>
      </w:pPr>
      <w:r w:rsidRPr="00AE20A9">
        <w:rPr>
          <w:rFonts w:cstheme="majorHAnsi"/>
          <w:b/>
          <w:bCs/>
          <w:noProof/>
          <w:lang w:val="en-US"/>
        </w:rPr>
        <mc:AlternateContent>
          <mc:Choice Requires="wps">
            <w:drawing>
              <wp:anchor distT="45720" distB="45720" distL="114300" distR="114300" simplePos="0" relativeHeight="251693056" behindDoc="0" locked="0" layoutInCell="1" allowOverlap="1" wp14:anchorId="0B65044B" wp14:editId="57990BCF">
                <wp:simplePos x="0" y="0"/>
                <wp:positionH relativeFrom="margin">
                  <wp:posOffset>209550</wp:posOffset>
                </wp:positionH>
                <wp:positionV relativeFrom="paragraph">
                  <wp:posOffset>8890</wp:posOffset>
                </wp:positionV>
                <wp:extent cx="4038600" cy="184150"/>
                <wp:effectExtent l="0" t="0" r="0" b="6350"/>
                <wp:wrapNone/>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0" cy="184150"/>
                        </a:xfrm>
                        <a:prstGeom prst="rect">
                          <a:avLst/>
                        </a:prstGeom>
                        <a:solidFill>
                          <a:srgbClr val="FF0000">
                            <a:alpha val="50980"/>
                          </a:srgbClr>
                        </a:solidFill>
                        <a:ln w="9525">
                          <a:noFill/>
                          <a:miter lim="800000"/>
                          <a:headEnd/>
                          <a:tailEnd/>
                        </a:ln>
                      </wps:spPr>
                      <wps:txbx>
                        <w:txbxContent>
                          <w:p w14:paraId="3974FEA6" w14:textId="77777777" w:rsidR="00FD1A21" w:rsidRPr="00D71B9C" w:rsidRDefault="00FD1A21" w:rsidP="00FD1A21">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65044B" id="_x0000_s1043" type="#_x0000_t202" style="position:absolute;left:0;text-align:left;margin-left:16.5pt;margin-top:.7pt;width:318pt;height:14.5pt;z-index:251693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" fillcolor="red" stroked="f">
                <v:fill opacity="33410f"/>
                <v:textbox>
                  <w:txbxContent>
                    <w:p w14:paraId="3974FEA6" w14:textId="77777777" w:rsidR="00FD1A21" w:rsidRPr="00D71B9C" w:rsidRDefault="00FD1A21" w:rsidP="00FD1A21">
                      <w:pPr>
                        <w:rPr>
                          <w:lang w:val="en-US"/>
                        </w:rPr>
                      </w:pPr>
                    </w:p>
                  </w:txbxContent>
                </v:textbox>
                <w10:wrap anchorx="margin"/>
              </v:shape>
            </w:pict>
          </mc:Fallback>
        </mc:AlternateContent>
      </w:r>
      <w:r w:rsidRPr="00AE20A9">
        <w:rPr>
          <w:rFonts w:cstheme="majorHAnsi"/>
          <w:b/>
          <w:bCs/>
          <w:noProof/>
          <w:lang w:val="en-US"/>
        </w:rPr>
        <mc:AlternateContent>
          <mc:Choice Requires="wps">
            <w:drawing>
              <wp:anchor distT="45720" distB="45720" distL="114300" distR="114300" simplePos="0" relativeHeight="251695104" behindDoc="0" locked="0" layoutInCell="1" allowOverlap="1" wp14:anchorId="00CD6D99" wp14:editId="2566F425">
                <wp:simplePos x="0" y="0"/>
                <wp:positionH relativeFrom="margin">
                  <wp:posOffset>209550</wp:posOffset>
                </wp:positionH>
                <wp:positionV relativeFrom="paragraph">
                  <wp:posOffset>262890</wp:posOffset>
                </wp:positionV>
                <wp:extent cx="2889250" cy="203200"/>
                <wp:effectExtent l="0" t="0" r="6350" b="6350"/>
                <wp:wrapNone/>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9250" cy="203200"/>
                        </a:xfrm>
                        <a:prstGeom prst="rect">
                          <a:avLst/>
                        </a:prstGeom>
                        <a:solidFill>
                          <a:srgbClr val="FFFF00">
                            <a:alpha val="50980"/>
                          </a:srgbClr>
                        </a:solidFill>
                        <a:ln w="9525">
                          <a:noFill/>
                          <a:miter lim="800000"/>
                          <a:headEnd/>
                          <a:tailEnd/>
                        </a:ln>
                      </wps:spPr>
                      <wps:txbx>
                        <w:txbxContent>
                          <w:p w14:paraId="72017541" w14:textId="77777777" w:rsidR="00FD1A21" w:rsidRPr="00D71B9C" w:rsidRDefault="00FD1A21" w:rsidP="00FD1A21">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CD6D99" id="_x0000_s1044" type="#_x0000_t202" style="position:absolute;left:0;text-align:left;margin-left:16.5pt;margin-top:20.7pt;width:227.5pt;height:16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" fillcolor="yellow" stroked="f">
                <v:fill opacity="33410f"/>
                <v:textbox>
                  <w:txbxContent>
                    <w:p w14:paraId="72017541" w14:textId="77777777" w:rsidR="00FD1A21" w:rsidRPr="00D71B9C" w:rsidRDefault="00FD1A21" w:rsidP="00FD1A21">
                      <w:pPr>
                        <w:rPr>
                          <w:lang w:val="en-US"/>
                        </w:rPr>
                      </w:pPr>
                    </w:p>
                  </w:txbxContent>
                </v:textbox>
                <w10:wrap anchorx="margin"/>
              </v:shape>
            </w:pict>
          </mc:Fallback>
        </mc:AlternateContent>
      </w:r>
      <w:r w:rsidR="001E40F3" w:rsidRPr="29DD5717">
        <w:rPr>
          <w:rFonts w:cstheme="majorBidi"/>
          <w:b/>
          <w:bCs/>
          <w:highlight w:val="yellow"/>
          <w:lang w:val="en-US"/>
        </w:rPr>
        <w:t>an empty column for q-values (not computed in my analysis) and</w:t>
      </w:r>
    </w:p>
    <w:p w14:paraId="30EA32D1" w14:textId="77777777" w:rsidR="000B6131" w:rsidRPr="00AE20A9" w:rsidRDefault="29DD5717" w:rsidP="29DD5717">
      <w:pPr>
        <w:pStyle w:val="ListParagraph"/>
        <w:numPr>
          <w:ilvl w:val="0"/>
          <w:numId w:val="15"/>
        </w:numPr>
        <w:rPr>
          <w:rFonts w:cstheme="majorBidi"/>
          <w:b/>
          <w:bCs/>
          <w:highlight w:val="yellow"/>
          <w:lang w:val="en-US"/>
        </w:rPr>
      </w:pPr>
      <w:r w:rsidRPr="29DD5717">
        <w:rPr>
          <w:rFonts w:cstheme="majorBidi"/>
          <w:b/>
          <w:bCs/>
          <w:highlight w:val="yellow"/>
          <w:lang w:val="en-US"/>
        </w:rPr>
        <w:t>the exact subsequence matched by the motif</w:t>
      </w:r>
    </w:p>
    <w:p w14:paraId="5A553B1E" w14:textId="1D953502" w:rsidR="00251D02" w:rsidRPr="00AE20A9" w:rsidRDefault="000B6131" w:rsidP="29DD5717">
      <w:pPr>
        <w:pStyle w:val="ListParagraph"/>
        <w:rPr>
          <w:rFonts w:cstheme="majorBidi"/>
          <w:b/>
          <w:bCs/>
          <w:highlight w:val="yellow"/>
          <w:lang w:val="en-US"/>
        </w:rPr>
      </w:pPr>
      <w:r w:rsidRPr="00AE20A9">
        <w:rPr>
          <w:rFonts w:cstheme="majorHAnsi"/>
          <w:b/>
          <w:bCs/>
          <w:noProof/>
          <w:lang w:val="en-US"/>
        </w:rPr>
        <mc:AlternateContent>
          <mc:Choice Requires="wpg">
            <w:drawing>
              <wp:anchor distT="0" distB="0" distL="114300" distR="114300" simplePos="0" relativeHeight="251676672" behindDoc="0" locked="0" layoutInCell="1" allowOverlap="1" wp14:anchorId="001F4388" wp14:editId="79B0F126">
                <wp:simplePos x="0" y="0"/>
                <wp:positionH relativeFrom="column">
                  <wp:posOffset>0</wp:posOffset>
                </wp:positionH>
                <wp:positionV relativeFrom="paragraph">
                  <wp:posOffset>255270</wp:posOffset>
                </wp:positionV>
                <wp:extent cx="5709090" cy="1227455"/>
                <wp:effectExtent l="0" t="0" r="6350" b="0"/>
                <wp:wrapNone/>
                <wp:docPr id="202" name="Group 202"/>
                <wp:cNvGraphicFramePr/>
                <a:graphic xmlns:a="http://schemas.openxmlformats.org/drawingml/2006/main">
                  <a:graphicData uri="http://schemas.microsoft.com/office/word/2010/wordprocessingGroup">
                    <wpg:wgp>
                      <wpg:cNvGrpSpPr/>
                      <wpg:grpSpPr>
                        <a:xfrm>
                          <a:off x="0" y="0"/>
                          <a:ext cx="5709090" cy="1227455"/>
                          <a:chOff x="0" y="0"/>
                          <a:chExt cx="5709090" cy="1227455"/>
                        </a:xfrm>
                      </wpg:grpSpPr>
                      <wps:wsp>
                        <wps:cNvPr id="3" name="Text Box 2"/>
                        <wps:cNvSpPr txBox="1">
                          <a:spLocks noChangeArrowheads="1"/>
                        </wps:cNvSpPr>
                        <wps:spPr bwMode="auto">
                          <a:xfrm>
                            <a:off x="0" y="0"/>
                            <a:ext cx="800735" cy="1227455"/>
                          </a:xfrm>
                          <a:prstGeom prst="rect">
                            <a:avLst/>
                          </a:prstGeom>
                          <a:solidFill>
                            <a:srgbClr val="D7E4BD">
                              <a:alpha val="50980"/>
                            </a:srgbClr>
                          </a:solidFill>
                          <a:ln w="9525">
                            <a:noFill/>
                            <a:miter lim="800000"/>
                            <a:headEnd/>
                            <a:tailEnd/>
                          </a:ln>
                        </wps:spPr>
                        <wps:txbx>
                          <w:txbxContent>
                            <w:p w14:paraId="14373F90" w14:textId="2AFBADFD" w:rsidR="00D71B9C" w:rsidRPr="00D71B9C" w:rsidRDefault="00D71B9C">
                              <w:pPr>
                                <w:rPr>
                                  <w:lang w:val="en-US"/>
                                </w:rPr>
                              </w:pPr>
                            </w:p>
                          </w:txbxContent>
                        </wps:txbx>
                        <wps:bodyPr rot="0" vert="horz" wrap="square" lIns="91440" tIns="45720" rIns="91440" bIns="45720" anchor="t" anchorCtr="0">
                          <a:noAutofit/>
                        </wps:bodyPr>
                      </wps:wsp>
                      <wps:wsp>
                        <wps:cNvPr id="4" name="Text Box 2"/>
                        <wps:cNvSpPr txBox="1">
                          <a:spLocks noChangeArrowheads="1"/>
                        </wps:cNvSpPr>
                        <wps:spPr bwMode="auto">
                          <a:xfrm>
                            <a:off x="819150" y="0"/>
                            <a:ext cx="641350" cy="1227455"/>
                          </a:xfrm>
                          <a:prstGeom prst="rect">
                            <a:avLst/>
                          </a:prstGeom>
                          <a:solidFill>
                            <a:schemeClr val="accent4">
                              <a:lumMod val="40000"/>
                              <a:lumOff val="60000"/>
                              <a:alpha val="50980"/>
                            </a:schemeClr>
                          </a:solidFill>
                          <a:ln w="9525">
                            <a:noFill/>
                            <a:miter lim="800000"/>
                            <a:headEnd/>
                            <a:tailEnd/>
                          </a:ln>
                        </wps:spPr>
                        <wps:txbx>
                          <w:txbxContent>
                            <w:p w14:paraId="42866BC1" w14:textId="77777777" w:rsidR="001E40F3" w:rsidRPr="00D71B9C" w:rsidRDefault="001E40F3" w:rsidP="001E40F3">
                              <w:pPr>
                                <w:rPr>
                                  <w:lang w:val="en-US"/>
                                </w:rPr>
                              </w:pPr>
                            </w:p>
                          </w:txbxContent>
                        </wps:txbx>
                        <wps:bodyPr rot="0" vert="horz" wrap="square" lIns="91440" tIns="45720" rIns="91440" bIns="45720" anchor="t" anchorCtr="0">
                          <a:noAutofit/>
                        </wps:bodyPr>
                      </wps:wsp>
                      <wps:wsp>
                        <wps:cNvPr id="5" name="Text Box 2"/>
                        <wps:cNvSpPr txBox="1">
                          <a:spLocks noChangeArrowheads="1"/>
                        </wps:cNvSpPr>
                        <wps:spPr bwMode="auto">
                          <a:xfrm>
                            <a:off x="1625600" y="0"/>
                            <a:ext cx="787503" cy="1227455"/>
                          </a:xfrm>
                          <a:prstGeom prst="rect">
                            <a:avLst/>
                          </a:prstGeom>
                          <a:solidFill>
                            <a:schemeClr val="accent5">
                              <a:lumMod val="40000"/>
                              <a:lumOff val="60000"/>
                              <a:alpha val="50980"/>
                            </a:schemeClr>
                          </a:solidFill>
                          <a:ln w="9525">
                            <a:noFill/>
                            <a:miter lim="800000"/>
                            <a:headEnd/>
                            <a:tailEnd/>
                          </a:ln>
                        </wps:spPr>
                        <wps:txbx>
                          <w:txbxContent>
                            <w:p w14:paraId="04FF6FB6" w14:textId="77777777" w:rsidR="001E40F3" w:rsidRPr="00D71B9C" w:rsidRDefault="001E40F3" w:rsidP="001E40F3">
                              <w:pPr>
                                <w:rPr>
                                  <w:lang w:val="en-US"/>
                                </w:rPr>
                              </w:pPr>
                            </w:p>
                          </w:txbxContent>
                        </wps:txbx>
                        <wps:bodyPr rot="0" vert="horz" wrap="square" lIns="91440" tIns="45720" rIns="91440" bIns="45720" anchor="t" anchorCtr="0">
                          <a:noAutofit/>
                        </wps:bodyPr>
                      </wps:wsp>
                      <wps:wsp>
                        <wps:cNvPr id="6" name="Text Box 2"/>
                        <wps:cNvSpPr txBox="1">
                          <a:spLocks noChangeArrowheads="1"/>
                        </wps:cNvSpPr>
                        <wps:spPr bwMode="auto">
                          <a:xfrm>
                            <a:off x="2451100" y="0"/>
                            <a:ext cx="660607" cy="1227455"/>
                          </a:xfrm>
                          <a:prstGeom prst="rect">
                            <a:avLst/>
                          </a:prstGeom>
                          <a:solidFill>
                            <a:schemeClr val="accent6">
                              <a:lumMod val="40000"/>
                              <a:lumOff val="60000"/>
                              <a:alpha val="50980"/>
                            </a:schemeClr>
                          </a:solidFill>
                          <a:ln w="9525">
                            <a:noFill/>
                            <a:miter lim="800000"/>
                            <a:headEnd/>
                            <a:tailEnd/>
                          </a:ln>
                        </wps:spPr>
                        <wps:txbx>
                          <w:txbxContent>
                            <w:p w14:paraId="36D7DDC6" w14:textId="77777777" w:rsidR="001E40F3" w:rsidRPr="00D71B9C" w:rsidRDefault="001E40F3" w:rsidP="001E40F3">
                              <w:pPr>
                                <w:rPr>
                                  <w:lang w:val="en-US"/>
                                </w:rPr>
                              </w:pPr>
                            </w:p>
                          </w:txbxContent>
                        </wps:txbx>
                        <wps:bodyPr rot="0" vert="horz" wrap="square" lIns="91440" tIns="45720" rIns="91440" bIns="45720" anchor="t" anchorCtr="0">
                          <a:noAutofit/>
                        </wps:bodyPr>
                      </wps:wsp>
                      <wps:wsp>
                        <wps:cNvPr id="7" name="Text Box 2"/>
                        <wps:cNvSpPr txBox="1">
                          <a:spLocks noChangeArrowheads="1"/>
                        </wps:cNvSpPr>
                        <wps:spPr bwMode="auto">
                          <a:xfrm>
                            <a:off x="3200400" y="0"/>
                            <a:ext cx="403083" cy="1227455"/>
                          </a:xfrm>
                          <a:prstGeom prst="rect">
                            <a:avLst/>
                          </a:prstGeom>
                          <a:solidFill>
                            <a:schemeClr val="bg1">
                              <a:lumMod val="75000"/>
                              <a:alpha val="50980"/>
                            </a:schemeClr>
                          </a:solidFill>
                          <a:ln w="9525">
                            <a:noFill/>
                            <a:miter lim="800000"/>
                            <a:headEnd/>
                            <a:tailEnd/>
                          </a:ln>
                        </wps:spPr>
                        <wps:txbx>
                          <w:txbxContent>
                            <w:p w14:paraId="68CABD3D" w14:textId="77777777" w:rsidR="001E40F3" w:rsidRPr="00D71B9C" w:rsidRDefault="001E40F3" w:rsidP="001E40F3">
                              <w:pPr>
                                <w:rPr>
                                  <w:lang w:val="en-US"/>
                                </w:rPr>
                              </w:pPr>
                            </w:p>
                          </w:txbxContent>
                        </wps:txbx>
                        <wps:bodyPr rot="0" vert="horz" wrap="square" lIns="91440" tIns="45720" rIns="91440" bIns="45720" anchor="t" anchorCtr="0">
                          <a:noAutofit/>
                        </wps:bodyPr>
                      </wps:wsp>
                      <wps:wsp>
                        <wps:cNvPr id="27" name="Text Box 2"/>
                        <wps:cNvSpPr txBox="1">
                          <a:spLocks noChangeArrowheads="1"/>
                        </wps:cNvSpPr>
                        <wps:spPr bwMode="auto">
                          <a:xfrm>
                            <a:off x="3651250" y="0"/>
                            <a:ext cx="395423" cy="1227455"/>
                          </a:xfrm>
                          <a:prstGeom prst="rect">
                            <a:avLst/>
                          </a:prstGeom>
                          <a:solidFill>
                            <a:schemeClr val="accent2">
                              <a:lumMod val="75000"/>
                              <a:alpha val="50980"/>
                            </a:schemeClr>
                          </a:solidFill>
                          <a:ln w="9525">
                            <a:noFill/>
                            <a:miter lim="800000"/>
                            <a:headEnd/>
                            <a:tailEnd/>
                          </a:ln>
                        </wps:spPr>
                        <wps:txbx>
                          <w:txbxContent>
                            <w:p w14:paraId="23024735" w14:textId="77777777" w:rsidR="001E40F3" w:rsidRPr="00D71B9C" w:rsidRDefault="001E40F3" w:rsidP="001E40F3">
                              <w:pPr>
                                <w:rPr>
                                  <w:lang w:val="en-US"/>
                                </w:rPr>
                              </w:pPr>
                            </w:p>
                          </w:txbxContent>
                        </wps:txbx>
                        <wps:bodyPr rot="0" vert="horz" wrap="square" lIns="91440" tIns="45720" rIns="91440" bIns="45720" anchor="t" anchorCtr="0">
                          <a:noAutofit/>
                        </wps:bodyPr>
                      </wps:wsp>
                      <wps:wsp>
                        <wps:cNvPr id="28" name="Text Box 2"/>
                        <wps:cNvSpPr txBox="1">
                          <a:spLocks noChangeArrowheads="1"/>
                        </wps:cNvSpPr>
                        <wps:spPr bwMode="auto">
                          <a:xfrm>
                            <a:off x="4070350" y="0"/>
                            <a:ext cx="414279" cy="1227455"/>
                          </a:xfrm>
                          <a:prstGeom prst="rect">
                            <a:avLst/>
                          </a:prstGeom>
                          <a:solidFill>
                            <a:schemeClr val="accent6">
                              <a:lumMod val="75000"/>
                              <a:alpha val="50980"/>
                            </a:schemeClr>
                          </a:solidFill>
                          <a:ln w="9525">
                            <a:noFill/>
                            <a:miter lim="800000"/>
                            <a:headEnd/>
                            <a:tailEnd/>
                          </a:ln>
                        </wps:spPr>
                        <wps:txbx>
                          <w:txbxContent>
                            <w:p w14:paraId="11C94D96" w14:textId="77777777" w:rsidR="001E40F3" w:rsidRPr="00D71B9C" w:rsidRDefault="001E40F3" w:rsidP="001E40F3">
                              <w:pPr>
                                <w:rPr>
                                  <w:lang w:val="en-US"/>
                                </w:rPr>
                              </w:pPr>
                            </w:p>
                          </w:txbxContent>
                        </wps:txbx>
                        <wps:bodyPr rot="0" vert="horz" wrap="square" lIns="91440" tIns="45720" rIns="91440" bIns="45720" anchor="t" anchorCtr="0">
                          <a:noAutofit/>
                        </wps:bodyPr>
                      </wps:wsp>
                      <wps:wsp>
                        <wps:cNvPr id="29" name="Text Box 2"/>
                        <wps:cNvSpPr txBox="1">
                          <a:spLocks noChangeArrowheads="1"/>
                        </wps:cNvSpPr>
                        <wps:spPr bwMode="auto">
                          <a:xfrm>
                            <a:off x="4876800" y="0"/>
                            <a:ext cx="832290" cy="1227455"/>
                          </a:xfrm>
                          <a:prstGeom prst="rect">
                            <a:avLst/>
                          </a:prstGeom>
                          <a:solidFill>
                            <a:srgbClr val="FFFF00">
                              <a:alpha val="50980"/>
                            </a:srgbClr>
                          </a:solidFill>
                          <a:ln w="9525">
                            <a:noFill/>
                            <a:miter lim="800000"/>
                            <a:headEnd/>
                            <a:tailEnd/>
                          </a:ln>
                        </wps:spPr>
                        <wps:txbx>
                          <w:txbxContent>
                            <w:p w14:paraId="3F4F498D" w14:textId="77777777" w:rsidR="001E40F3" w:rsidRPr="00D71B9C" w:rsidRDefault="001E40F3" w:rsidP="001E40F3">
                              <w:pPr>
                                <w:rPr>
                                  <w:lang w:val="en-US"/>
                                </w:rPr>
                              </w:pPr>
                            </w:p>
                          </w:txbxContent>
                        </wps:txbx>
                        <wps:bodyPr rot="0" vert="horz" wrap="square" lIns="91440" tIns="45720" rIns="91440" bIns="45720" anchor="t" anchorCtr="0">
                          <a:noAutofit/>
                        </wps:bodyPr>
                      </wps:wsp>
                      <wps:wsp>
                        <wps:cNvPr id="30" name="Text Box 2"/>
                        <wps:cNvSpPr txBox="1">
                          <a:spLocks noChangeArrowheads="1"/>
                        </wps:cNvSpPr>
                        <wps:spPr bwMode="auto">
                          <a:xfrm>
                            <a:off x="4483100" y="0"/>
                            <a:ext cx="376957" cy="1227455"/>
                          </a:xfrm>
                          <a:prstGeom prst="rect">
                            <a:avLst/>
                          </a:prstGeom>
                          <a:solidFill>
                            <a:srgbClr val="FF0000">
                              <a:alpha val="50980"/>
                            </a:srgbClr>
                          </a:solidFill>
                          <a:ln w="9525">
                            <a:noFill/>
                            <a:miter lim="800000"/>
                            <a:headEnd/>
                            <a:tailEnd/>
                          </a:ln>
                        </wps:spPr>
                        <wps:txbx>
                          <w:txbxContent>
                            <w:p w14:paraId="13EDFC65" w14:textId="77777777" w:rsidR="001E40F3" w:rsidRPr="00D71B9C" w:rsidRDefault="001E40F3" w:rsidP="001E40F3">
                              <w:pPr>
                                <w:rPr>
                                  <w:lang w:val="en-US"/>
                                </w:rPr>
                              </w:pPr>
                            </w:p>
                          </w:txbxContent>
                        </wps:txbx>
                        <wps:bodyPr rot="0" vert="horz" wrap="square" lIns="91440" tIns="45720" rIns="91440" bIns="45720" anchor="t" anchorCtr="0">
                          <a:noAutofit/>
                        </wps:bodyPr>
                      </wps:wsp>
                    </wpg:wgp>
                  </a:graphicData>
                </a:graphic>
              </wp:anchor>
            </w:drawing>
          </mc:Choice>
          <mc:Fallback>
            <w:pict>
              <v:group w14:anchorId="001F4388" id="Group 202" o:spid="_x0000_s1045" style="position:absolute;left:0;text-align:left;margin-left:0;margin-top:20.1pt;width:449.55pt;height:96.65pt;z-index:251676672" coordsize="57090,1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">
                <v:shape id="_x0000_s1046" type="#_x0000_t202" style="position:absolute;width:8007;height:12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" fillcolor="#d7e4bd" stroked="f">
                  <v:fill opacity="33410f"/>
                  <v:textbox>
                    <w:txbxContent>
                      <w:p w14:paraId="14373F90" w14:textId="2AFBADFD" w:rsidR="00D71B9C" w:rsidRPr="00D71B9C" w:rsidRDefault="00D71B9C">
                        <w:pPr>
                          <w:rPr>
                            <w:lang w:val="en-US"/>
                          </w:rPr>
                        </w:pPr>
                      </w:p>
                    </w:txbxContent>
                  </v:textbox>
                </v:shape>
                <v:shape id="_x0000_s1047" type="#_x0000_t202" style="position:absolute;left:8191;width:6414;height:12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" fillcolor="#ccc0d9 [1303]" stroked="f">
                  <v:fill opacity="33410f"/>
                  <v:textbox>
                    <w:txbxContent>
                      <w:p w14:paraId="42866BC1" w14:textId="77777777" w:rsidR="001E40F3" w:rsidRPr="00D71B9C" w:rsidRDefault="001E40F3" w:rsidP="001E40F3">
                        <w:pPr>
                          <w:rPr>
                            <w:lang w:val="en-US"/>
                          </w:rPr>
                        </w:pPr>
                      </w:p>
                    </w:txbxContent>
                  </v:textbox>
                </v:shape>
                <v:shape id="_x0000_s1048" type="#_x0000_t202" style="position:absolute;left:16256;width:7875;height:12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" fillcolor="#b6dde8 [1304]" stroked="f">
                  <v:fill opacity="33410f"/>
                  <v:textbox>
                    <w:txbxContent>
                      <w:p w14:paraId="04FF6FB6" w14:textId="77777777" w:rsidR="001E40F3" w:rsidRPr="00D71B9C" w:rsidRDefault="001E40F3" w:rsidP="001E40F3">
                        <w:pPr>
                          <w:rPr>
                            <w:lang w:val="en-US"/>
                          </w:rPr>
                        </w:pPr>
                      </w:p>
                    </w:txbxContent>
                  </v:textbox>
                </v:shape>
                <v:shape id="_x0000_s1049" type="#_x0000_t202" style="position:absolute;left:24511;width:6606;height:12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" fillcolor="#fbd4b4 [1305]" stroked="f">
                  <v:fill opacity="33410f"/>
                  <v:textbox>
                    <w:txbxContent>
                      <w:p w14:paraId="36D7DDC6" w14:textId="77777777" w:rsidR="001E40F3" w:rsidRPr="00D71B9C" w:rsidRDefault="001E40F3" w:rsidP="001E40F3">
                        <w:pPr>
                          <w:rPr>
                            <w:lang w:val="en-US"/>
                          </w:rPr>
                        </w:pPr>
                      </w:p>
                    </w:txbxContent>
                  </v:textbox>
                </v:shape>
                <v:shape id="_x0000_s1050" type="#_x0000_t202" style="position:absolute;left:32004;width:4030;height:12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" fillcolor="#bfbfbf [2412]" stroked="f">
                  <v:fill opacity="33410f"/>
                  <v:textbox>
                    <w:txbxContent>
                      <w:p w14:paraId="68CABD3D" w14:textId="77777777" w:rsidR="001E40F3" w:rsidRPr="00D71B9C" w:rsidRDefault="001E40F3" w:rsidP="001E40F3">
                        <w:pPr>
                          <w:rPr>
                            <w:lang w:val="en-US"/>
                          </w:rPr>
                        </w:pPr>
                      </w:p>
                    </w:txbxContent>
                  </v:textbox>
                </v:shape>
                <v:shape id="_x0000_s1051" type="#_x0000_t202" style="position:absolute;left:36512;width:3954;height:12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" fillcolor="#943634 [2405]" stroked="f">
                  <v:fill opacity="33410f"/>
                  <v:textbox>
                    <w:txbxContent>
                      <w:p w14:paraId="23024735" w14:textId="77777777" w:rsidR="001E40F3" w:rsidRPr="00D71B9C" w:rsidRDefault="001E40F3" w:rsidP="001E40F3">
                        <w:pPr>
                          <w:rPr>
                            <w:lang w:val="en-US"/>
                          </w:rPr>
                        </w:pPr>
                      </w:p>
                    </w:txbxContent>
                  </v:textbox>
                </v:shape>
                <v:shape id="_x0000_s1052" type="#_x0000_t202" style="position:absolute;left:40703;width:4143;height:12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" fillcolor="#e36c0a [2409]" stroked="f">
                  <v:fill opacity="33410f"/>
                  <v:textbox>
                    <w:txbxContent>
                      <w:p w14:paraId="11C94D96" w14:textId="77777777" w:rsidR="001E40F3" w:rsidRPr="00D71B9C" w:rsidRDefault="001E40F3" w:rsidP="001E40F3">
                        <w:pPr>
                          <w:rPr>
                            <w:lang w:val="en-US"/>
                          </w:rPr>
                        </w:pPr>
                      </w:p>
                    </w:txbxContent>
                  </v:textbox>
                </v:shape>
                <v:shape id="_x0000_s1053" type="#_x0000_t202" style="position:absolute;left:48768;width:8322;height:12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" fillcolor="yellow" stroked="f">
                  <v:fill opacity="33410f"/>
                  <v:textbox>
                    <w:txbxContent>
                      <w:p w14:paraId="3F4F498D" w14:textId="77777777" w:rsidR="001E40F3" w:rsidRPr="00D71B9C" w:rsidRDefault="001E40F3" w:rsidP="001E40F3">
                        <w:pPr>
                          <w:rPr>
                            <w:lang w:val="en-US"/>
                          </w:rPr>
                        </w:pPr>
                      </w:p>
                    </w:txbxContent>
                  </v:textbox>
                </v:shape>
                <v:shape id="_x0000_s1054" type="#_x0000_t202" style="position:absolute;left:44831;width:3769;height:12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" fillcolor="red" stroked="f">
                  <v:fill opacity="33410f"/>
                  <v:textbox>
                    <w:txbxContent>
                      <w:p w14:paraId="13EDFC65" w14:textId="77777777" w:rsidR="001E40F3" w:rsidRPr="00D71B9C" w:rsidRDefault="001E40F3" w:rsidP="001E40F3">
                        <w:pPr>
                          <w:rPr>
                            <w:lang w:val="en-US"/>
                          </w:rPr>
                        </w:pPr>
                      </w:p>
                    </w:txbxContent>
                  </v:textbox>
                </v:shape>
              </v:group>
            </w:pict>
          </mc:Fallback>
        </mc:AlternateContent>
      </w:r>
    </w:p>
    <w:p w14:paraId="10F77E23" w14:textId="3866481C" w:rsidR="003F209A" w:rsidRPr="00AE20A9" w:rsidRDefault="00C5657A" w:rsidP="29DD5717">
      <w:pPr>
        <w:rPr>
          <w:rFonts w:cstheme="majorBidi"/>
          <w:highlight w:val="yellow"/>
          <w:lang w:val="en-US"/>
        </w:rPr>
      </w:pPr>
      <w:r>
        <w:rPr>
          <w:noProof/>
        </w:rPr>
        <w:drawing>
          <wp:inline distT="0" distB="0" distL="0" distR="0" wp14:anchorId="1B416C91" wp14:editId="47872195">
            <wp:extent cx="5733416" cy="122110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30">
                      <a:extLst>
                        <a:ext uri="{28A0092B-C50C-407E-A947-70E740481C1C}">
                          <a14:useLocalDpi xmlns:a14="http://schemas.microsoft.com/office/drawing/2010/main" val="0"/>
                        </a:ext>
                      </a:extLst>
                    </a:blip>
                    <a:stretch>
                      <a:fillRect/>
                    </a:stretch>
                  </pic:blipFill>
                  <pic:spPr>
                    <a:xfrm>
                      <a:off x="0" y="0"/>
                      <a:ext cx="5733416" cy="1221105"/>
                    </a:xfrm>
                    <a:prstGeom prst="rect">
                      <a:avLst/>
                    </a:prstGeom>
                  </pic:spPr>
                </pic:pic>
              </a:graphicData>
            </a:graphic>
          </wp:inline>
        </w:drawing>
      </w:r>
    </w:p>
    <w:p w14:paraId="27F6B4CD" w14:textId="77777777" w:rsidR="003F209A" w:rsidRPr="00AE20A9" w:rsidRDefault="003F209A" w:rsidP="29DD5717">
      <w:pPr>
        <w:rPr>
          <w:rFonts w:cstheme="majorBidi"/>
          <w:highlight w:val="yellow"/>
          <w:lang w:val="en-US"/>
        </w:rPr>
      </w:pPr>
    </w:p>
    <w:p w14:paraId="5DC91F1B" w14:textId="77777777" w:rsidR="0088606D" w:rsidRPr="00AE20A9" w:rsidRDefault="0088606D" w:rsidP="29DD5717">
      <w:pPr>
        <w:rPr>
          <w:rFonts w:cstheme="majorBidi"/>
          <w:highlight w:val="yellow"/>
          <w:lang w:val="en-US"/>
        </w:rPr>
      </w:pPr>
    </w:p>
    <w:p w14:paraId="56BC8AE6" w14:textId="11ED75B3" w:rsidR="00A739B3" w:rsidRPr="00AE20A9" w:rsidRDefault="29DD5717" w:rsidP="29DD5717">
      <w:pPr>
        <w:rPr>
          <w:rFonts w:cstheme="majorBidi"/>
          <w:highlight w:val="yellow"/>
          <w:lang w:val="en-US"/>
        </w:rPr>
      </w:pPr>
      <w:r w:rsidRPr="29DD5717">
        <w:rPr>
          <w:rFonts w:cstheme="majorBidi"/>
          <w:highlight w:val="yellow"/>
          <w:lang w:val="en-US"/>
        </w:rPr>
        <w:t>Each output file contains the necessary information for determining, how well any transcript is “covered” by a given matrix. Let’s see how this “coverage” value is determined:</w:t>
      </w:r>
    </w:p>
    <w:p w14:paraId="3F7C34F1" w14:textId="456E2106" w:rsidR="00A739B3" w:rsidRPr="00AE20A9" w:rsidRDefault="29DD5717" w:rsidP="29DD5717">
      <w:pPr>
        <w:rPr>
          <w:rFonts w:cstheme="majorBidi"/>
          <w:highlight w:val="yellow"/>
          <w:lang w:val="en-US"/>
        </w:rPr>
      </w:pPr>
      <w:r w:rsidRPr="29DD5717">
        <w:rPr>
          <w:rFonts w:cstheme="majorBidi"/>
          <w:highlight w:val="yellow"/>
          <w:lang w:val="en-US"/>
        </w:rPr>
        <w:t>Coverage indicates the theoretical affinity a matrix has towards a given transcript or, in other words, how much of a transcript is “covered” by a given motif. This notion of coverage is generalized by using the probabilistic interpretation of a motif – the position matrix. The exact calculation is best explained by a simple example:</w:t>
      </w:r>
    </w:p>
    <w:p w14:paraId="492E209F" w14:textId="274938F3" w:rsidR="00DD07B8" w:rsidRPr="00AE20A9" w:rsidRDefault="00DD07B8" w:rsidP="29DD5717">
      <w:pPr>
        <w:rPr>
          <w:rFonts w:cstheme="majorBidi"/>
          <w:highlight w:val="yellow"/>
          <w:lang w:val="en-US"/>
        </w:rPr>
      </w:pPr>
    </w:p>
    <w:p w14:paraId="329BD8F4" w14:textId="6829D6DA" w:rsidR="004E23BB" w:rsidRPr="00AE20A9" w:rsidRDefault="0088606D" w:rsidP="29DD5717">
      <w:pPr>
        <w:rPr>
          <w:rFonts w:cstheme="majorBidi"/>
          <w:highlight w:val="yellow"/>
          <w:lang w:val="en-US"/>
        </w:rPr>
      </w:pPr>
      <w:r w:rsidRPr="00AE20A9">
        <w:rPr>
          <w:rFonts w:cstheme="majorHAnsi"/>
          <w:noProof/>
          <w:lang w:val="en-US"/>
        </w:rPr>
        <w:drawing>
          <wp:anchor distT="0" distB="0" distL="114300" distR="114300" simplePos="0" relativeHeight="251698176" behindDoc="1" locked="0" layoutInCell="1" allowOverlap="1" wp14:anchorId="4A21479D" wp14:editId="35D5CD9D">
            <wp:simplePos x="0" y="0"/>
            <wp:positionH relativeFrom="margin">
              <wp:align>center</wp:align>
            </wp:positionH>
            <wp:positionV relativeFrom="paragraph">
              <wp:posOffset>4445</wp:posOffset>
            </wp:positionV>
            <wp:extent cx="3770630" cy="469900"/>
            <wp:effectExtent l="0" t="0" r="1270" b="6350"/>
            <wp:wrapTight wrapText="bothSides">
              <wp:wrapPolygon edited="0">
                <wp:start x="0" y="0"/>
                <wp:lineTo x="0" y="21016"/>
                <wp:lineTo x="21498" y="21016"/>
                <wp:lineTo x="21498" y="0"/>
                <wp:lineTo x="0" y="0"/>
              </wp:wrapPolygon>
            </wp:wrapTight>
            <wp:docPr id="205" name="Picture 20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770630" cy="469900"/>
                    </a:xfrm>
                    <a:prstGeom prst="rect">
                      <a:avLst/>
                    </a:prstGeom>
                  </pic:spPr>
                </pic:pic>
              </a:graphicData>
            </a:graphic>
            <wp14:sizeRelH relativeFrom="margin">
              <wp14:pctWidth>0</wp14:pctWidth>
            </wp14:sizeRelH>
            <wp14:sizeRelV relativeFrom="margin">
              <wp14:pctHeight>0</wp14:pctHeight>
            </wp14:sizeRelV>
          </wp:anchor>
        </w:drawing>
      </w:r>
      <w:commentRangeStart w:id="341"/>
      <w:commentRangeEnd w:id="341"/>
      <w:r w:rsidR="00DD07B8" w:rsidRPr="00AE20A9">
        <w:rPr>
          <w:rStyle w:val="CommentReference"/>
          <w:lang w:val="en-US"/>
        </w:rPr>
        <w:commentReference w:id="341"/>
      </w:r>
      <w:commentRangeStart w:id="342"/>
      <w:commentRangeEnd w:id="342"/>
      <w:r w:rsidR="00DD07B8" w:rsidRPr="00AE20A9">
        <w:rPr>
          <w:rStyle w:val="CommentReference"/>
          <w:lang w:val="en-US"/>
        </w:rPr>
        <w:commentReference w:id="342"/>
      </w:r>
      <w:commentRangeStart w:id="343"/>
      <w:commentRangeEnd w:id="343"/>
      <w:r w:rsidR="00DD07B8" w:rsidRPr="00AE20A9">
        <w:rPr>
          <w:rStyle w:val="CommentReference"/>
          <w:lang w:val="en-US"/>
        </w:rPr>
        <w:commentReference w:id="343"/>
      </w:r>
    </w:p>
    <w:p w14:paraId="4B524215" w14:textId="6AAA4587" w:rsidR="004E23BB" w:rsidRPr="00AE20A9" w:rsidRDefault="004E23BB" w:rsidP="29DD5717">
      <w:pPr>
        <w:rPr>
          <w:rFonts w:cstheme="majorBidi"/>
          <w:highlight w:val="yellow"/>
          <w:lang w:val="en-US"/>
        </w:rPr>
      </w:pPr>
    </w:p>
    <w:p w14:paraId="3910FB5B" w14:textId="374E954E" w:rsidR="0088606D" w:rsidRPr="00AE20A9" w:rsidRDefault="0088606D" w:rsidP="29DD5717">
      <w:pPr>
        <w:rPr>
          <w:rFonts w:cstheme="majorBidi"/>
          <w:highlight w:val="yellow"/>
          <w:lang w:val="en-US"/>
        </w:rPr>
      </w:pPr>
      <w:r w:rsidRPr="00AE20A9">
        <w:rPr>
          <w:rFonts w:cstheme="majorHAnsi"/>
          <w:noProof/>
          <w:lang w:val="en-US"/>
        </w:rPr>
        <mc:AlternateContent>
          <mc:Choice Requires="wps">
            <w:drawing>
              <wp:anchor distT="0" distB="0" distL="114300" distR="114300" simplePos="0" relativeHeight="251699200" behindDoc="0" locked="0" layoutInCell="1" allowOverlap="1" wp14:anchorId="67287F76" wp14:editId="663DC8B7">
                <wp:simplePos x="0" y="0"/>
                <wp:positionH relativeFrom="margin">
                  <wp:align>center</wp:align>
                </wp:positionH>
                <wp:positionV relativeFrom="paragraph">
                  <wp:posOffset>58420</wp:posOffset>
                </wp:positionV>
                <wp:extent cx="6350" cy="342900"/>
                <wp:effectExtent l="76200" t="19050" r="88900" b="95250"/>
                <wp:wrapNone/>
                <wp:docPr id="206" name="Straight Arrow Connector 206"/>
                <wp:cNvGraphicFramePr/>
                <a:graphic xmlns:a="http://schemas.openxmlformats.org/drawingml/2006/main">
                  <a:graphicData uri="http://schemas.microsoft.com/office/word/2010/wordprocessingShape">
                    <wps:wsp>
                      <wps:cNvCnPr/>
                      <wps:spPr>
                        <a:xfrm>
                          <a:off x="0" y="0"/>
                          <a:ext cx="6350" cy="3429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v:shapetype id="_x0000_t32" coordsize="21600,21600" o:oned="t" filled="f" o:spt="32" path="m,l21600,21600e" w14:anchorId="60E5DE5A">
                <v:path fillok="f" arrowok="t" o:connecttype="none"/>
                <o:lock v:ext="edit" shapetype="t"/>
              </v:shapetype>
              <v:shape id="Straight Arrow Connector 206" style="position:absolute;margin-left:0;margin-top:4.6pt;width:.5pt;height:27pt;z-index:251699200;visibility:visible;mso-wrap-style:square;mso-wrap-distance-left:9pt;mso-wrap-distance-top:0;mso-wrap-distance-right:9pt;mso-wrap-distance-bottom:0;mso-position-horizontal:center;mso-position-horizontal-relative:margin;mso-position-vertical:absolute;mso-position-vertical-relative:text" o:spid="_x0000_s1026" strokecolor="black [3200]"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">
                <v:stroke endarrow="block"/>
                <v:shadow on="t" color="black" opacity="24903f" offset="0,.55556mm" origin=",.5"/>
                <w10:wrap anchorx="margin"/>
              </v:shape>
            </w:pict>
          </mc:Fallback>
        </mc:AlternateContent>
      </w:r>
    </w:p>
    <w:p w14:paraId="005E76C6" w14:textId="43E9EB45" w:rsidR="0088606D" w:rsidRPr="00AE20A9" w:rsidRDefault="0088606D" w:rsidP="29DD5717">
      <w:pPr>
        <w:rPr>
          <w:rFonts w:cstheme="majorBidi"/>
          <w:highlight w:val="yellow"/>
          <w:lang w:val="en-US"/>
        </w:rPr>
      </w:pPr>
    </w:p>
    <w:p w14:paraId="51EF9277" w14:textId="0E514822" w:rsidR="0088606D" w:rsidRPr="00AE20A9" w:rsidRDefault="0088606D" w:rsidP="29DD5717">
      <w:pPr>
        <w:rPr>
          <w:rFonts w:cstheme="majorBidi"/>
          <w:highlight w:val="yellow"/>
          <w:lang w:val="en-US"/>
        </w:rPr>
      </w:pPr>
      <w:r w:rsidRPr="00AE20A9">
        <w:rPr>
          <w:rFonts w:cstheme="majorHAnsi"/>
          <w:noProof/>
          <w:lang w:val="en-US"/>
        </w:rPr>
        <w:lastRenderedPageBreak/>
        <w:drawing>
          <wp:anchor distT="0" distB="0" distL="114300" distR="114300" simplePos="0" relativeHeight="251697152" behindDoc="1" locked="0" layoutInCell="1" allowOverlap="1" wp14:anchorId="6D4B435C" wp14:editId="6B49F5A9">
            <wp:simplePos x="0" y="0"/>
            <wp:positionH relativeFrom="margin">
              <wp:align>center</wp:align>
            </wp:positionH>
            <wp:positionV relativeFrom="paragraph">
              <wp:posOffset>3810</wp:posOffset>
            </wp:positionV>
            <wp:extent cx="3752850" cy="508000"/>
            <wp:effectExtent l="0" t="0" r="0" b="6350"/>
            <wp:wrapTight wrapText="bothSides">
              <wp:wrapPolygon edited="0">
                <wp:start x="0" y="0"/>
                <wp:lineTo x="0" y="21060"/>
                <wp:lineTo x="21490" y="21060"/>
                <wp:lineTo x="21490" y="0"/>
                <wp:lineTo x="0" y="0"/>
              </wp:wrapPolygon>
            </wp:wrapTight>
            <wp:docPr id="204" name="Picture 20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Text&#10;&#10;Description automatically generated with low confidence"/>
                    <pic:cNvPicPr/>
                  </pic:nvPicPr>
                  <pic:blipFill>
                    <a:blip r:embed="rId32">
                      <a:extLst>
                        <a:ext uri="{28A0092B-C50C-407E-A947-70E740481C1C}">
                          <a14:useLocalDpi xmlns:a14="http://schemas.microsoft.com/office/drawing/2010/main" val="0"/>
                        </a:ext>
                      </a:extLst>
                    </a:blip>
                    <a:stretch>
                      <a:fillRect/>
                    </a:stretch>
                  </pic:blipFill>
                  <pic:spPr>
                    <a:xfrm>
                      <a:off x="0" y="0"/>
                      <a:ext cx="3752850" cy="508000"/>
                    </a:xfrm>
                    <a:prstGeom prst="rect">
                      <a:avLst/>
                    </a:prstGeom>
                  </pic:spPr>
                </pic:pic>
              </a:graphicData>
            </a:graphic>
            <wp14:sizeRelH relativeFrom="margin">
              <wp14:pctWidth>0</wp14:pctWidth>
            </wp14:sizeRelH>
            <wp14:sizeRelV relativeFrom="margin">
              <wp14:pctHeight>0</wp14:pctHeight>
            </wp14:sizeRelV>
          </wp:anchor>
        </w:drawing>
      </w:r>
    </w:p>
    <w:p w14:paraId="07F2B224" w14:textId="0C2FB994" w:rsidR="0088606D" w:rsidRPr="00AE20A9" w:rsidRDefault="0088606D" w:rsidP="29DD5717">
      <w:pPr>
        <w:rPr>
          <w:rFonts w:cstheme="majorBidi"/>
          <w:highlight w:val="yellow"/>
          <w:lang w:val="en-US"/>
        </w:rPr>
      </w:pPr>
    </w:p>
    <w:p w14:paraId="57230B71" w14:textId="49F29A61" w:rsidR="0088606D" w:rsidRPr="00AE20A9" w:rsidRDefault="0088606D" w:rsidP="29DD5717">
      <w:pPr>
        <w:rPr>
          <w:rFonts w:cstheme="majorBidi"/>
          <w:highlight w:val="yellow"/>
          <w:lang w:val="en-US"/>
        </w:rPr>
      </w:pPr>
      <w:r w:rsidRPr="00AE20A9">
        <w:rPr>
          <w:rFonts w:cstheme="majorHAnsi"/>
          <w:noProof/>
          <w:lang w:val="en-US"/>
        </w:rPr>
        <mc:AlternateContent>
          <mc:Choice Requires="wps">
            <w:drawing>
              <wp:anchor distT="0" distB="0" distL="114300" distR="114300" simplePos="0" relativeHeight="251701248" behindDoc="0" locked="0" layoutInCell="1" allowOverlap="1" wp14:anchorId="3832743A" wp14:editId="0F6244CA">
                <wp:simplePos x="0" y="0"/>
                <wp:positionH relativeFrom="margin">
                  <wp:posOffset>2856865</wp:posOffset>
                </wp:positionH>
                <wp:positionV relativeFrom="paragraph">
                  <wp:posOffset>101600</wp:posOffset>
                </wp:positionV>
                <wp:extent cx="6350" cy="342900"/>
                <wp:effectExtent l="76200" t="19050" r="88900" b="95250"/>
                <wp:wrapNone/>
                <wp:docPr id="207" name="Straight Arrow Connector 207"/>
                <wp:cNvGraphicFramePr/>
                <a:graphic xmlns:a="http://schemas.openxmlformats.org/drawingml/2006/main">
                  <a:graphicData uri="http://schemas.microsoft.com/office/word/2010/wordprocessingShape">
                    <wps:wsp>
                      <wps:cNvCnPr/>
                      <wps:spPr>
                        <a:xfrm>
                          <a:off x="0" y="0"/>
                          <a:ext cx="6350" cy="3429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v:shape id="Straight Arrow Connector 207" style="position:absolute;margin-left:224.95pt;margin-top:8pt;width:.5pt;height:27pt;z-index:251701248;visibility:visible;mso-wrap-style:square;mso-wrap-distance-left:9pt;mso-wrap-distance-top:0;mso-wrap-distance-right:9pt;mso-wrap-distance-bottom:0;mso-position-horizontal:absolute;mso-position-horizontal-relative:margin;mso-position-vertical:absolute;mso-position-vertical-relative:text" o:spid="_x0000_s1026" strokecolor="black [3200]"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" w14:anchorId="71F1AB5C">
                <v:stroke endarrow="block"/>
                <v:shadow on="t" color="black" opacity="24903f" offset="0,.55556mm" origin=",.5"/>
                <w10:wrap anchorx="margin"/>
              </v:shape>
            </w:pict>
          </mc:Fallback>
        </mc:AlternateContent>
      </w:r>
    </w:p>
    <w:p w14:paraId="5FC36274" w14:textId="3110A5E4" w:rsidR="0088606D" w:rsidRPr="00AE20A9" w:rsidRDefault="0088606D" w:rsidP="29DD5717">
      <w:pPr>
        <w:rPr>
          <w:rFonts w:cstheme="majorBidi"/>
          <w:highlight w:val="yellow"/>
          <w:lang w:val="en-US"/>
        </w:rPr>
      </w:pPr>
    </w:p>
    <w:p w14:paraId="044C5AD6" w14:textId="68E71FDD" w:rsidR="0088606D" w:rsidRPr="00AE20A9" w:rsidRDefault="0088606D" w:rsidP="29DD5717">
      <w:pPr>
        <w:rPr>
          <w:rFonts w:cstheme="majorBidi"/>
          <w:highlight w:val="yellow"/>
          <w:lang w:val="en-US"/>
        </w:rPr>
      </w:pPr>
      <w:r w:rsidRPr="00AE20A9">
        <w:rPr>
          <w:rFonts w:cstheme="majorHAnsi"/>
          <w:noProof/>
          <w:lang w:val="en-US"/>
        </w:rPr>
        <w:drawing>
          <wp:anchor distT="0" distB="0" distL="114300" distR="114300" simplePos="0" relativeHeight="251696128" behindDoc="1" locked="0" layoutInCell="1" allowOverlap="1" wp14:anchorId="5AA90848" wp14:editId="47F5BE8B">
            <wp:simplePos x="0" y="0"/>
            <wp:positionH relativeFrom="margin">
              <wp:align>center</wp:align>
            </wp:positionH>
            <wp:positionV relativeFrom="paragraph">
              <wp:posOffset>98425</wp:posOffset>
            </wp:positionV>
            <wp:extent cx="3346450" cy="523240"/>
            <wp:effectExtent l="0" t="0" r="6350" b="0"/>
            <wp:wrapTight wrapText="bothSides">
              <wp:wrapPolygon edited="0">
                <wp:start x="0" y="0"/>
                <wp:lineTo x="0" y="20447"/>
                <wp:lineTo x="21518" y="20447"/>
                <wp:lineTo x="21518" y="0"/>
                <wp:lineTo x="0" y="0"/>
              </wp:wrapPolygon>
            </wp:wrapTight>
            <wp:docPr id="203" name="Picture 20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descr="A picture containing graphical user interfac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346450" cy="523240"/>
                    </a:xfrm>
                    <a:prstGeom prst="rect">
                      <a:avLst/>
                    </a:prstGeom>
                  </pic:spPr>
                </pic:pic>
              </a:graphicData>
            </a:graphic>
            <wp14:sizeRelH relativeFrom="margin">
              <wp14:pctWidth>0</wp14:pctWidth>
            </wp14:sizeRelH>
            <wp14:sizeRelV relativeFrom="margin">
              <wp14:pctHeight>0</wp14:pctHeight>
            </wp14:sizeRelV>
          </wp:anchor>
        </w:drawing>
      </w:r>
    </w:p>
    <w:p w14:paraId="34BBA732" w14:textId="1E0A01E2" w:rsidR="0088606D" w:rsidRPr="00AE20A9" w:rsidRDefault="0088606D" w:rsidP="29DD5717">
      <w:pPr>
        <w:rPr>
          <w:rFonts w:cstheme="majorBidi"/>
          <w:highlight w:val="yellow"/>
          <w:lang w:val="en-US"/>
        </w:rPr>
      </w:pPr>
    </w:p>
    <w:p w14:paraId="00F6F0FB" w14:textId="7B195C44" w:rsidR="0088606D" w:rsidRPr="00AE20A9" w:rsidRDefault="00CE408C" w:rsidP="29DD5717">
      <w:pPr>
        <w:rPr>
          <w:rFonts w:cstheme="majorBidi"/>
          <w:highlight w:val="yellow"/>
          <w:lang w:val="en-US"/>
        </w:rPr>
      </w:pPr>
      <w:r w:rsidRPr="00AE20A9">
        <w:rPr>
          <w:rFonts w:cstheme="majorHAnsi"/>
          <w:noProof/>
          <w:lang w:val="en-US"/>
        </w:rPr>
        <mc:AlternateContent>
          <mc:Choice Requires="wps">
            <w:drawing>
              <wp:anchor distT="0" distB="0" distL="114300" distR="114300" simplePos="0" relativeHeight="251708416" behindDoc="0" locked="0" layoutInCell="1" allowOverlap="1" wp14:anchorId="3149B6BB" wp14:editId="399BA713">
                <wp:simplePos x="0" y="0"/>
                <wp:positionH relativeFrom="margin">
                  <wp:align>center</wp:align>
                </wp:positionH>
                <wp:positionV relativeFrom="paragraph">
                  <wp:posOffset>238760</wp:posOffset>
                </wp:positionV>
                <wp:extent cx="6350" cy="342900"/>
                <wp:effectExtent l="76200" t="19050" r="88900" b="95250"/>
                <wp:wrapNone/>
                <wp:docPr id="211" name="Straight Arrow Connector 211"/>
                <wp:cNvGraphicFramePr/>
                <a:graphic xmlns:a="http://schemas.openxmlformats.org/drawingml/2006/main">
                  <a:graphicData uri="http://schemas.microsoft.com/office/word/2010/wordprocessingShape">
                    <wps:wsp>
                      <wps:cNvCnPr/>
                      <wps:spPr>
                        <a:xfrm>
                          <a:off x="0" y="0"/>
                          <a:ext cx="6350" cy="3429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v:shape id="Straight Arrow Connector 211" style="position:absolute;margin-left:0;margin-top:18.8pt;width:.5pt;height:27pt;z-index:251708416;visibility:visible;mso-wrap-style:square;mso-wrap-distance-left:9pt;mso-wrap-distance-top:0;mso-wrap-distance-right:9pt;mso-wrap-distance-bottom:0;mso-position-horizontal:center;mso-position-horizontal-relative:margin;mso-position-vertical:absolute;mso-position-vertical-relative:text" o:spid="_x0000_s1026" strokecolor="black [3200]"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" w14:anchorId="49D177C7">
                <v:stroke endarrow="block"/>
                <v:shadow on="t" color="black" opacity="24903f" offset="0,.55556mm" origin=",.5"/>
                <w10:wrap anchorx="margin"/>
              </v:shape>
            </w:pict>
          </mc:Fallback>
        </mc:AlternateContent>
      </w:r>
    </w:p>
    <w:p w14:paraId="13125F95" w14:textId="6D379AD9" w:rsidR="0088606D" w:rsidRPr="00AE20A9" w:rsidRDefault="0088606D" w:rsidP="29DD5717">
      <w:pPr>
        <w:rPr>
          <w:rFonts w:cstheme="majorBidi"/>
          <w:highlight w:val="yellow"/>
          <w:lang w:val="en-US"/>
        </w:rPr>
      </w:pPr>
    </w:p>
    <w:p w14:paraId="2BBF9AEB" w14:textId="4BA64A5D" w:rsidR="0088606D" w:rsidRPr="00AE20A9" w:rsidRDefault="0088606D" w:rsidP="29DD5717">
      <w:pPr>
        <w:rPr>
          <w:rFonts w:cstheme="majorBidi"/>
          <w:highlight w:val="yellow"/>
          <w:lang w:val="en-US"/>
        </w:rPr>
      </w:pPr>
    </w:p>
    <w:p w14:paraId="34B6CD35" w14:textId="74786F97" w:rsidR="00CE408C" w:rsidRPr="00AE20A9" w:rsidRDefault="006B22CA" w:rsidP="29DD5717">
      <w:pPr>
        <w:rPr>
          <w:rFonts w:cstheme="majorBidi"/>
          <w:highlight w:val="yellow"/>
          <w:lang w:val="en-US"/>
        </w:rPr>
      </w:pPr>
      <w:r w:rsidRPr="00AE20A9">
        <w:rPr>
          <w:rFonts w:cstheme="majorHAnsi"/>
          <w:noProof/>
          <w:lang w:val="en-US"/>
        </w:rPr>
        <w:drawing>
          <wp:anchor distT="0" distB="0" distL="114300" distR="114300" simplePos="0" relativeHeight="251705344" behindDoc="0" locked="0" layoutInCell="1" allowOverlap="1" wp14:anchorId="6D3B68CC" wp14:editId="23654FCF">
            <wp:simplePos x="0" y="0"/>
            <wp:positionH relativeFrom="column">
              <wp:posOffset>1136650</wp:posOffset>
            </wp:positionH>
            <wp:positionV relativeFrom="paragraph">
              <wp:posOffset>100330</wp:posOffset>
            </wp:positionV>
            <wp:extent cx="1570355" cy="361950"/>
            <wp:effectExtent l="0" t="0" r="0" b="0"/>
            <wp:wrapTight wrapText="bothSides">
              <wp:wrapPolygon edited="0">
                <wp:start x="0" y="0"/>
                <wp:lineTo x="0" y="20463"/>
                <wp:lineTo x="21224" y="20463"/>
                <wp:lineTo x="21224" y="0"/>
                <wp:lineTo x="0" y="0"/>
              </wp:wrapPolygon>
            </wp:wrapTight>
            <wp:docPr id="208" name="Picture 20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Text&#10;&#10;Description automatically generated with medium confidence"/>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1570355" cy="361950"/>
                    </a:xfrm>
                    <a:prstGeom prst="rect">
                      <a:avLst/>
                    </a:prstGeom>
                  </pic:spPr>
                </pic:pic>
              </a:graphicData>
            </a:graphic>
          </wp:anchor>
        </w:drawing>
      </w:r>
      <w:r w:rsidRPr="00AE20A9">
        <w:rPr>
          <w:rFonts w:cstheme="majorHAnsi"/>
          <w:noProof/>
          <w:lang w:val="en-US"/>
        </w:rPr>
        <w:drawing>
          <wp:anchor distT="0" distB="0" distL="114300" distR="114300" simplePos="0" relativeHeight="251706368" behindDoc="0" locked="0" layoutInCell="1" allowOverlap="1" wp14:anchorId="48658766" wp14:editId="00B36BC1">
            <wp:simplePos x="0" y="0"/>
            <wp:positionH relativeFrom="column">
              <wp:posOffset>3016250</wp:posOffset>
            </wp:positionH>
            <wp:positionV relativeFrom="paragraph">
              <wp:posOffset>5080</wp:posOffset>
            </wp:positionV>
            <wp:extent cx="946150" cy="507365"/>
            <wp:effectExtent l="0" t="0" r="6350" b="6985"/>
            <wp:wrapTight wrapText="bothSides">
              <wp:wrapPolygon edited="0">
                <wp:start x="0" y="0"/>
                <wp:lineTo x="0" y="21086"/>
                <wp:lineTo x="21310" y="21086"/>
                <wp:lineTo x="21310" y="0"/>
                <wp:lineTo x="0" y="0"/>
              </wp:wrapPolygon>
            </wp:wrapTight>
            <wp:docPr id="209" name="Picture 20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descr="Text&#10;&#10;Description automatically generated"/>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946150" cy="507365"/>
                    </a:xfrm>
                    <a:prstGeom prst="rect">
                      <a:avLst/>
                    </a:prstGeom>
                  </pic:spPr>
                </pic:pic>
              </a:graphicData>
            </a:graphic>
          </wp:anchor>
        </w:drawing>
      </w:r>
    </w:p>
    <w:p w14:paraId="04E3768B" w14:textId="40C79FF8" w:rsidR="0088606D" w:rsidRPr="00AE20A9" w:rsidRDefault="0088606D" w:rsidP="29DD5717">
      <w:pPr>
        <w:rPr>
          <w:rFonts w:cstheme="majorBidi"/>
          <w:highlight w:val="yellow"/>
          <w:lang w:val="en-US"/>
        </w:rPr>
      </w:pPr>
    </w:p>
    <w:p w14:paraId="645596C2" w14:textId="54D3B58B" w:rsidR="00CE408C" w:rsidRPr="00AE20A9" w:rsidRDefault="00CE408C" w:rsidP="29DD5717">
      <w:pPr>
        <w:rPr>
          <w:rFonts w:cstheme="majorBidi"/>
          <w:highlight w:val="yellow"/>
          <w:lang w:val="en-US"/>
        </w:rPr>
      </w:pPr>
    </w:p>
    <w:p w14:paraId="54435832" w14:textId="77777777" w:rsidR="00CE408C" w:rsidRPr="00AE20A9" w:rsidRDefault="00CE408C" w:rsidP="29DD5717">
      <w:pPr>
        <w:rPr>
          <w:rFonts w:cstheme="majorBidi"/>
          <w:highlight w:val="yellow"/>
          <w:lang w:val="en-US"/>
        </w:rPr>
      </w:pPr>
    </w:p>
    <w:p w14:paraId="02D41FF3" w14:textId="77777777" w:rsidR="00CE408C" w:rsidRPr="00AE20A9" w:rsidRDefault="00CE408C" w:rsidP="29DD5717">
      <w:pPr>
        <w:rPr>
          <w:rFonts w:cstheme="majorBidi"/>
          <w:highlight w:val="yellow"/>
          <w:lang w:val="en-US"/>
        </w:rPr>
      </w:pPr>
    </w:p>
    <w:p w14:paraId="7590822B" w14:textId="369B673B" w:rsidR="004E23BB" w:rsidRPr="00AE20A9" w:rsidRDefault="29DD5717" w:rsidP="29DD5717">
      <w:pPr>
        <w:rPr>
          <w:rFonts w:cstheme="majorBidi"/>
          <w:highlight w:val="yellow"/>
          <w:lang w:val="en-US"/>
        </w:rPr>
      </w:pPr>
      <w:r w:rsidRPr="29DD5717">
        <w:rPr>
          <w:rFonts w:cstheme="majorBidi"/>
          <w:highlight w:val="yellow"/>
          <w:lang w:val="en-US"/>
        </w:rPr>
        <w:t>This sequence has a coverage value of 0.45 or, in other words, 45 % of the sequence contain matches to the matrix. In a real-life example, the sequence would be significantly longer, and the coverage value would be expected to be several magnitudes lower.</w:t>
      </w:r>
      <w:r w:rsidRPr="29DD5717">
        <w:rPr>
          <w:rFonts w:cstheme="majorBidi"/>
          <w:lang w:val="en-US"/>
        </w:rPr>
        <w:t xml:space="preserve"> </w:t>
      </w:r>
    </w:p>
    <w:p w14:paraId="1A5FA604" w14:textId="77777777" w:rsidR="00CC6BC0" w:rsidRPr="00AE20A9" w:rsidRDefault="00CC6BC0">
      <w:pPr>
        <w:rPr>
          <w:rFonts w:cstheme="majorHAnsi"/>
          <w:lang w:val="en-US"/>
        </w:rPr>
      </w:pPr>
    </w:p>
    <w:p w14:paraId="3E16E76F" w14:textId="75DE74C0" w:rsidR="003F209A" w:rsidRPr="00AE20A9" w:rsidRDefault="003F209A">
      <w:pPr>
        <w:rPr>
          <w:rFonts w:cstheme="majorHAnsi"/>
          <w:b/>
          <w:bCs/>
          <w:sz w:val="40"/>
          <w:szCs w:val="40"/>
          <w:lang w:val="en-US"/>
        </w:rPr>
      </w:pPr>
      <w:r w:rsidRPr="00AE20A9">
        <w:rPr>
          <w:rFonts w:cstheme="majorHAnsi"/>
          <w:b/>
          <w:bCs/>
          <w:sz w:val="40"/>
          <w:szCs w:val="40"/>
          <w:lang w:val="en-US"/>
        </w:rPr>
        <w:br w:type="page"/>
      </w:r>
    </w:p>
    <w:p w14:paraId="2EF96102" w14:textId="77777777" w:rsidR="003F209A" w:rsidRPr="00AE20A9" w:rsidRDefault="003F209A" w:rsidP="003F209A">
      <w:pPr>
        <w:pStyle w:val="Heading1"/>
        <w:rPr>
          <w:lang w:val="en-US"/>
        </w:rPr>
      </w:pPr>
      <w:bookmarkStart w:id="344" w:name="_Toc100003506"/>
      <w:commentRangeStart w:id="345"/>
      <w:r w:rsidRPr="00AE20A9">
        <w:rPr>
          <w:lang w:val="en-US"/>
        </w:rPr>
        <w:lastRenderedPageBreak/>
        <w:t>Results</w:t>
      </w:r>
      <w:commentRangeEnd w:id="345"/>
      <w:r w:rsidR="00BE1FDC" w:rsidRPr="00AE20A9">
        <w:rPr>
          <w:rStyle w:val="CommentReference"/>
          <w:lang w:val="en-US"/>
        </w:rPr>
        <w:commentReference w:id="345"/>
      </w:r>
      <w:bookmarkEnd w:id="344"/>
    </w:p>
    <w:p w14:paraId="2DFAAC9A" w14:textId="1FB3EB09" w:rsidR="002B4324" w:rsidRPr="00AE20A9" w:rsidRDefault="29DD5717" w:rsidP="002B4324">
      <w:pPr>
        <w:rPr>
          <w:lang w:val="en-US"/>
        </w:rPr>
      </w:pPr>
      <w:commentRangeStart w:id="346"/>
      <w:commentRangeStart w:id="347"/>
      <w:r w:rsidRPr="29DD5717">
        <w:rPr>
          <w:lang w:val="en-US"/>
        </w:rPr>
        <w:t>The vertical axis of the following plots shows the distribution of z-scores, while the horizontal axis is separated into the three datasets that were used in my analysis. The left side of each part of the triplet visualizes the z-scores of autologous matches in their respective sequence (1. UTR3, 2. CDS, 3. UTR5, 4. full transcript) as well as the mean of these z-scores in the respective color.  The right side describes the distribution of z-scores over the entire background, with the mean fixed at zero.</w:t>
      </w:r>
    </w:p>
    <w:p w14:paraId="64CC2F21" w14:textId="27E1ECDD" w:rsidR="00251D02" w:rsidRPr="00AE20A9" w:rsidRDefault="29DD5717" w:rsidP="003F209A">
      <w:pPr>
        <w:rPr>
          <w:ins w:id="348" w:author="Thomas Kapral" w:date="2022-04-12T09:34:00Z"/>
          <w:lang w:val="en-US"/>
        </w:rPr>
      </w:pPr>
      <w:r w:rsidRPr="29DD5717">
        <w:rPr>
          <w:lang w:val="en-US"/>
        </w:rPr>
        <w:t>Below each plot, the number of matrices which found matches in the transcriptome is shown contrasted to the total of matrices available in the dataset. The p-values below these numbers stem from a one-tailed z-test describing the probability that the autologous matches’ z-scores came from the same distribution as the background z-scores. As the z-test is one-tailed, the p-value only decreases when the respective autologous z-scores are in a high (</w:t>
      </w:r>
      <w:proofErr w:type="spellStart"/>
      <w:r w:rsidRPr="29DD5717">
        <w:rPr>
          <w:lang w:val="en-US"/>
        </w:rPr>
        <w:t>i</w:t>
      </w:r>
      <w:proofErr w:type="spellEnd"/>
      <w:r w:rsidRPr="29DD5717">
        <w:rPr>
          <w:lang w:val="en-US"/>
        </w:rPr>
        <w:t>. e. 90%+) percentile of the background distribution.</w:t>
      </w:r>
      <w:commentRangeEnd w:id="346"/>
      <w:r w:rsidR="002B4324">
        <w:rPr>
          <w:rStyle w:val="CommentReference"/>
        </w:rPr>
        <w:commentReference w:id="346"/>
      </w:r>
      <w:commentRangeEnd w:id="347"/>
      <w:r w:rsidR="002B4324">
        <w:rPr>
          <w:rStyle w:val="CommentReference"/>
        </w:rPr>
        <w:commentReference w:id="347"/>
      </w:r>
    </w:p>
    <w:p w14:paraId="6845FCD8" w14:textId="6E95C660" w:rsidR="29DD5717" w:rsidRDefault="29DD5717" w:rsidP="29DD5717">
      <w:pPr>
        <w:rPr>
          <w:ins w:id="349" w:author="Thomas Kapral" w:date="2022-04-12T11:02:00Z"/>
          <w:rFonts w:ascii="Calibri" w:hAnsi="Calibri"/>
          <w:lang w:val="en-US"/>
        </w:rPr>
      </w:pPr>
    </w:p>
    <w:p w14:paraId="414E0DBC" w14:textId="022A740E" w:rsidR="29DD5717" w:rsidRDefault="29DD5717" w:rsidP="29DD5717">
      <w:pPr>
        <w:rPr>
          <w:ins w:id="350" w:author="Thomas Kapral" w:date="2022-04-12T11:02:00Z"/>
          <w:rFonts w:ascii="Calibri" w:hAnsi="Calibri"/>
          <w:b/>
          <w:bCs/>
          <w:lang w:val="en-US"/>
        </w:rPr>
      </w:pPr>
      <w:ins w:id="351" w:author="Thomas Kapral" w:date="2022-04-12T12:30:00Z">
        <w:r w:rsidRPr="29DD5717">
          <w:rPr>
            <w:rFonts w:ascii="Calibri" w:hAnsi="Calibri"/>
            <w:b/>
            <w:bCs/>
            <w:lang w:val="en-US"/>
          </w:rPr>
          <w:t>Enric</w:t>
        </w:r>
      </w:ins>
      <w:ins w:id="352" w:author="Thomas Kapral" w:date="2022-04-12T12:31:00Z">
        <w:r w:rsidRPr="29DD5717">
          <w:rPr>
            <w:rFonts w:ascii="Calibri" w:hAnsi="Calibri"/>
            <w:b/>
            <w:bCs/>
            <w:lang w:val="en-US"/>
          </w:rPr>
          <w:t xml:space="preserve">hed occurrence </w:t>
        </w:r>
      </w:ins>
      <w:ins w:id="353" w:author="Thomas Kapral" w:date="2022-04-12T12:30:00Z">
        <w:r w:rsidRPr="29DD5717">
          <w:rPr>
            <w:rFonts w:ascii="Calibri" w:hAnsi="Calibri"/>
            <w:b/>
            <w:bCs/>
            <w:lang w:val="en-US"/>
          </w:rPr>
          <w:t xml:space="preserve">of </w:t>
        </w:r>
      </w:ins>
      <w:ins w:id="354" w:author="Thomas Kapral" w:date="2022-04-12T10:47:00Z">
        <w:r w:rsidRPr="29DD5717">
          <w:rPr>
            <w:rFonts w:ascii="Calibri" w:hAnsi="Calibri"/>
            <w:b/>
            <w:bCs/>
            <w:lang w:val="en-US"/>
            <w:rPrChange w:id="355" w:author="Thomas Kapral" w:date="2022-04-12T11:06:00Z">
              <w:rPr>
                <w:rFonts w:ascii="Calibri" w:hAnsi="Calibri"/>
                <w:lang w:val="en-US"/>
              </w:rPr>
            </w:rPrChange>
          </w:rPr>
          <w:t>motif</w:t>
        </w:r>
      </w:ins>
      <w:ins w:id="356" w:author="Thomas Kapral" w:date="2022-04-12T12:29:00Z">
        <w:r w:rsidRPr="29DD5717">
          <w:rPr>
            <w:rFonts w:ascii="Calibri" w:hAnsi="Calibri"/>
            <w:b/>
            <w:bCs/>
            <w:lang w:val="en-US"/>
          </w:rPr>
          <w:t>-sequences</w:t>
        </w:r>
      </w:ins>
      <w:ins w:id="357" w:author="Thomas Kapral" w:date="2022-04-12T10:47:00Z">
        <w:r w:rsidRPr="29DD5717">
          <w:rPr>
            <w:rFonts w:ascii="Calibri" w:hAnsi="Calibri"/>
            <w:b/>
            <w:bCs/>
            <w:lang w:val="en-US"/>
            <w:rPrChange w:id="358" w:author="Thomas Kapral" w:date="2022-04-12T11:06:00Z">
              <w:rPr>
                <w:rFonts w:ascii="Calibri" w:hAnsi="Calibri"/>
                <w:lang w:val="en-US"/>
              </w:rPr>
            </w:rPrChange>
          </w:rPr>
          <w:t xml:space="preserve"> </w:t>
        </w:r>
      </w:ins>
      <w:ins w:id="359" w:author="Thomas Kapral" w:date="2022-04-12T12:30:00Z">
        <w:r w:rsidRPr="29DD5717">
          <w:rPr>
            <w:rFonts w:ascii="Calibri" w:hAnsi="Calibri"/>
            <w:b/>
            <w:bCs/>
            <w:lang w:val="en-US"/>
          </w:rPr>
          <w:t xml:space="preserve">in </w:t>
        </w:r>
      </w:ins>
      <w:ins w:id="360" w:author="Thomas Kapral" w:date="2022-04-12T12:32:00Z">
        <w:r w:rsidRPr="29DD5717">
          <w:rPr>
            <w:rFonts w:ascii="Calibri" w:hAnsi="Calibri"/>
            <w:b/>
            <w:bCs/>
            <w:lang w:val="en-US"/>
          </w:rPr>
          <w:t xml:space="preserve">RBP’s </w:t>
        </w:r>
      </w:ins>
      <w:ins w:id="361" w:author="Thomas Kapral" w:date="2022-04-12T12:31:00Z">
        <w:r w:rsidRPr="29DD5717">
          <w:rPr>
            <w:rFonts w:ascii="Calibri" w:hAnsi="Calibri"/>
            <w:b/>
            <w:bCs/>
            <w:lang w:val="en-US"/>
          </w:rPr>
          <w:t>autologous</w:t>
        </w:r>
      </w:ins>
      <w:ins w:id="362" w:author="Thomas Kapral" w:date="2022-04-12T10:47:00Z">
        <w:r w:rsidRPr="29DD5717">
          <w:rPr>
            <w:rFonts w:ascii="Calibri" w:hAnsi="Calibri"/>
            <w:b/>
            <w:bCs/>
            <w:lang w:val="en-US"/>
            <w:rPrChange w:id="363" w:author="Thomas Kapral" w:date="2022-04-12T11:06:00Z">
              <w:rPr>
                <w:rFonts w:ascii="Calibri" w:hAnsi="Calibri"/>
                <w:lang w:val="en-US"/>
              </w:rPr>
            </w:rPrChange>
          </w:rPr>
          <w:t xml:space="preserve"> transcripts</w:t>
        </w:r>
      </w:ins>
    </w:p>
    <w:p w14:paraId="4C68DE33" w14:textId="4F725A34" w:rsidR="29DD5717" w:rsidRDefault="29DD5717">
      <w:pPr>
        <w:pStyle w:val="ListParagraph"/>
        <w:numPr>
          <w:ilvl w:val="0"/>
          <w:numId w:val="3"/>
        </w:numPr>
        <w:rPr>
          <w:ins w:id="364" w:author="Thomas Kapral" w:date="2022-04-12T10:47:00Z"/>
          <w:rFonts w:eastAsiaTheme="majorEastAsia" w:cstheme="majorBidi"/>
          <w:lang w:val="en-US"/>
        </w:rPr>
        <w:pPrChange w:id="365" w:author="Thomas Kapral" w:date="2022-04-12T11:04:00Z">
          <w:pPr/>
        </w:pPrChange>
      </w:pPr>
      <w:ins w:id="366" w:author="Thomas Kapral" w:date="2022-04-12T11:02:00Z">
        <w:r w:rsidRPr="29DD5717">
          <w:rPr>
            <w:rFonts w:ascii="Calibri" w:hAnsi="Calibri"/>
            <w:lang w:val="en-US"/>
          </w:rPr>
          <w:t>Briefly repeat</w:t>
        </w:r>
      </w:ins>
      <w:ins w:id="367" w:author="Thomas Kapral" w:date="2022-04-12T11:05:00Z">
        <w:r w:rsidRPr="29DD5717">
          <w:rPr>
            <w:rFonts w:ascii="Calibri" w:hAnsi="Calibri"/>
            <w:lang w:val="en-US"/>
          </w:rPr>
          <w:t>/</w:t>
        </w:r>
      </w:ins>
      <w:ins w:id="368" w:author="Thomas Kapral" w:date="2022-04-12T11:50:00Z">
        <w:r w:rsidRPr="29DD5717">
          <w:rPr>
            <w:rFonts w:ascii="Calibri" w:hAnsi="Calibri"/>
            <w:lang w:val="en-US"/>
          </w:rPr>
          <w:t>summarize</w:t>
        </w:r>
      </w:ins>
      <w:ins w:id="369" w:author="Thomas Kapral" w:date="2022-04-12T11:02:00Z">
        <w:r w:rsidRPr="29DD5717">
          <w:rPr>
            <w:rFonts w:ascii="Calibri" w:hAnsi="Calibri"/>
            <w:lang w:val="en-US"/>
          </w:rPr>
          <w:t xml:space="preserve"> </w:t>
        </w:r>
      </w:ins>
      <w:ins w:id="370" w:author="Thomas Kapral" w:date="2022-04-12T11:03:00Z">
        <w:r w:rsidRPr="29DD5717">
          <w:rPr>
            <w:rFonts w:ascii="Calibri" w:hAnsi="Calibri"/>
            <w:lang w:val="en-US"/>
          </w:rPr>
          <w:t>aim of your analysis and reason (comp hypothesis, importance of autologous b</w:t>
        </w:r>
      </w:ins>
      <w:ins w:id="371" w:author="Thomas Kapral" w:date="2022-04-12T11:04:00Z">
        <w:r w:rsidRPr="29DD5717">
          <w:rPr>
            <w:rFonts w:ascii="Calibri" w:hAnsi="Calibri"/>
            <w:lang w:val="en-US"/>
          </w:rPr>
          <w:t xml:space="preserve">inding for feedback loops) </w:t>
        </w:r>
      </w:ins>
    </w:p>
    <w:p w14:paraId="6357027E" w14:textId="2AE2EED7" w:rsidR="29DD5717" w:rsidRDefault="29DD5717">
      <w:pPr>
        <w:pStyle w:val="ListParagraph"/>
        <w:numPr>
          <w:ilvl w:val="1"/>
          <w:numId w:val="3"/>
        </w:numPr>
        <w:rPr>
          <w:ins w:id="372" w:author="Thomas Kapral" w:date="2022-04-12T10:50:00Z"/>
          <w:rFonts w:eastAsiaTheme="majorEastAsia" w:cstheme="majorBidi"/>
          <w:lang w:val="en-US"/>
        </w:rPr>
        <w:pPrChange w:id="373" w:author="Thomas Kapral" w:date="2022-04-12T11:05:00Z">
          <w:pPr/>
        </w:pPrChange>
      </w:pPr>
      <w:ins w:id="374" w:author="Thomas Kapral" w:date="2022-04-12T11:04:00Z">
        <w:r w:rsidRPr="29DD5717">
          <w:rPr>
            <w:rFonts w:ascii="Calibri" w:hAnsi="Calibri"/>
            <w:lang w:val="en-US"/>
          </w:rPr>
          <w:t>summarize</w:t>
        </w:r>
      </w:ins>
      <w:ins w:id="375" w:author="Thomas Kapral" w:date="2022-04-12T10:51:00Z">
        <w:r w:rsidRPr="29DD5717">
          <w:rPr>
            <w:rFonts w:ascii="Calibri" w:hAnsi="Calibri"/>
            <w:lang w:val="en-US"/>
          </w:rPr>
          <w:t xml:space="preserve"> which </w:t>
        </w:r>
      </w:ins>
      <w:ins w:id="376" w:author="Thomas Kapral" w:date="2022-04-12T10:52:00Z">
        <w:r w:rsidRPr="29DD5717">
          <w:rPr>
            <w:rFonts w:ascii="Calibri" w:hAnsi="Calibri"/>
            <w:lang w:val="en-US"/>
          </w:rPr>
          <w:t>experiment</w:t>
        </w:r>
      </w:ins>
      <w:ins w:id="377" w:author="Thomas Kapral" w:date="2022-04-12T10:51:00Z">
        <w:r w:rsidRPr="29DD5717">
          <w:rPr>
            <w:rFonts w:ascii="Calibri" w:hAnsi="Calibri"/>
            <w:lang w:val="en-US"/>
          </w:rPr>
          <w:t xml:space="preserve"> (analysi</w:t>
        </w:r>
      </w:ins>
      <w:ins w:id="378" w:author="Thomas Kapral" w:date="2022-04-12T10:52:00Z">
        <w:r w:rsidRPr="29DD5717">
          <w:rPr>
            <w:rFonts w:ascii="Calibri" w:hAnsi="Calibri"/>
            <w:lang w:val="en-US"/>
          </w:rPr>
          <w:t xml:space="preserve">s) you did to test this in </w:t>
        </w:r>
      </w:ins>
      <w:ins w:id="379" w:author="Thomas Kapral" w:date="2022-04-12T11:05:00Z">
        <w:r w:rsidRPr="29DD5717">
          <w:rPr>
            <w:rFonts w:ascii="Calibri" w:hAnsi="Calibri"/>
            <w:lang w:val="en-US"/>
          </w:rPr>
          <w:t>(</w:t>
        </w:r>
      </w:ins>
      <w:ins w:id="380" w:author="Thomas Kapral" w:date="2022-04-12T10:52:00Z">
        <w:r w:rsidRPr="29DD5717">
          <w:rPr>
            <w:rFonts w:ascii="Calibri" w:hAnsi="Calibri"/>
            <w:lang w:val="en-US"/>
          </w:rPr>
          <w:t>2</w:t>
        </w:r>
      </w:ins>
      <w:ins w:id="381" w:author="Thomas Kapral" w:date="2022-04-12T11:05:00Z">
        <w:r w:rsidRPr="29DD5717">
          <w:rPr>
            <w:rFonts w:ascii="Calibri" w:hAnsi="Calibri"/>
            <w:lang w:val="en-US"/>
          </w:rPr>
          <w:t>-3</w:t>
        </w:r>
      </w:ins>
      <w:ins w:id="382" w:author="Thomas Kapral" w:date="2022-04-12T10:52:00Z">
        <w:r w:rsidRPr="29DD5717">
          <w:rPr>
            <w:rFonts w:ascii="Calibri" w:hAnsi="Calibri"/>
            <w:lang w:val="en-US"/>
          </w:rPr>
          <w:t xml:space="preserve"> short sentences</w:t>
        </w:r>
      </w:ins>
      <w:ins w:id="383" w:author="Thomas Kapral" w:date="2022-04-12T11:05:00Z">
        <w:r w:rsidRPr="29DD5717">
          <w:rPr>
            <w:rFonts w:ascii="Calibri" w:hAnsi="Calibri"/>
            <w:lang w:val="en-US"/>
          </w:rPr>
          <w:t>)</w:t>
        </w:r>
      </w:ins>
    </w:p>
    <w:p w14:paraId="05EF3EA6" w14:textId="03E6C8EB" w:rsidR="29DD5717" w:rsidRDefault="29DD5717">
      <w:pPr>
        <w:pStyle w:val="ListParagraph"/>
        <w:numPr>
          <w:ilvl w:val="0"/>
          <w:numId w:val="3"/>
        </w:numPr>
        <w:rPr>
          <w:ins w:id="384" w:author="Thomas Kapral" w:date="2022-04-12T10:53:00Z"/>
          <w:rFonts w:eastAsiaTheme="majorEastAsia" w:cstheme="majorBidi"/>
          <w:lang w:val="en-US"/>
        </w:rPr>
        <w:pPrChange w:id="385" w:author="Thomas Kapral" w:date="2022-04-12T10:50:00Z">
          <w:pPr/>
        </w:pPrChange>
      </w:pPr>
      <w:ins w:id="386" w:author="Thomas Kapral" w:date="2022-04-12T10:52:00Z">
        <w:r w:rsidRPr="29DD5717">
          <w:rPr>
            <w:rFonts w:ascii="Calibri" w:hAnsi="Calibri"/>
            <w:lang w:val="en-US"/>
          </w:rPr>
          <w:t xml:space="preserve">explain the result of this experiment </w:t>
        </w:r>
      </w:ins>
      <w:ins w:id="387" w:author="Thomas Kapral" w:date="2022-04-12T10:53:00Z">
        <w:r w:rsidRPr="29DD5717">
          <w:rPr>
            <w:rFonts w:ascii="Calibri" w:hAnsi="Calibri"/>
            <w:lang w:val="en-US"/>
          </w:rPr>
          <w:t>and refer</w:t>
        </w:r>
      </w:ins>
      <w:ins w:id="388" w:author="Thomas Kapral" w:date="2022-04-12T10:49:00Z">
        <w:r w:rsidRPr="29DD5717">
          <w:rPr>
            <w:rFonts w:ascii="Calibri" w:hAnsi="Calibri"/>
            <w:lang w:val="en-US"/>
          </w:rPr>
          <w:t xml:space="preserve"> to graph of p=-e2</w:t>
        </w:r>
      </w:ins>
      <w:ins w:id="389" w:author="Thomas Kapral" w:date="2022-04-12T10:52:00Z">
        <w:r w:rsidRPr="29DD5717">
          <w:rPr>
            <w:rFonts w:ascii="Calibri" w:hAnsi="Calibri"/>
            <w:lang w:val="en-US"/>
          </w:rPr>
          <w:t xml:space="preserve"> </w:t>
        </w:r>
      </w:ins>
      <w:ins w:id="390" w:author="Thomas Kapral" w:date="2022-04-12T10:53:00Z">
        <w:r w:rsidRPr="29DD5717">
          <w:rPr>
            <w:rFonts w:ascii="Calibri" w:hAnsi="Calibri"/>
            <w:lang w:val="en-US"/>
          </w:rPr>
          <w:t>for this</w:t>
        </w:r>
      </w:ins>
    </w:p>
    <w:p w14:paraId="78EDE25A" w14:textId="60E120A9" w:rsidR="29DD5717" w:rsidRDefault="29DD5717">
      <w:pPr>
        <w:pStyle w:val="ListParagraph"/>
        <w:numPr>
          <w:ilvl w:val="1"/>
          <w:numId w:val="3"/>
        </w:numPr>
        <w:rPr>
          <w:ins w:id="391" w:author="Thomas Kapral" w:date="2022-04-12T10:53:00Z"/>
          <w:lang w:val="en-US"/>
        </w:rPr>
        <w:pPrChange w:id="392" w:author="Thomas Kapral" w:date="2022-04-12T10:53:00Z">
          <w:pPr/>
        </w:pPrChange>
      </w:pPr>
      <w:ins w:id="393" w:author="Thomas Kapral" w:date="2022-04-12T10:53:00Z">
        <w:r w:rsidRPr="29DD5717">
          <w:rPr>
            <w:rFonts w:ascii="Calibri" w:hAnsi="Calibri"/>
            <w:lang w:val="en-US"/>
          </w:rPr>
          <w:t xml:space="preserve">pick some details that are most important, like </w:t>
        </w:r>
      </w:ins>
      <w:proofErr w:type="gramStart"/>
      <w:ins w:id="394" w:author="Thomas Kapral" w:date="2022-04-12T12:33:00Z">
        <w:r w:rsidRPr="29DD5717">
          <w:rPr>
            <w:rFonts w:ascii="Calibri" w:hAnsi="Calibri"/>
            <w:lang w:val="en-US"/>
          </w:rPr>
          <w:t xml:space="preserve">particular </w:t>
        </w:r>
      </w:ins>
      <w:ins w:id="395" w:author="Thomas Kapral" w:date="2022-04-12T10:53:00Z">
        <w:r w:rsidRPr="29DD5717">
          <w:rPr>
            <w:rFonts w:ascii="Calibri" w:hAnsi="Calibri"/>
            <w:lang w:val="en-US"/>
          </w:rPr>
          <w:t>z-scores</w:t>
        </w:r>
      </w:ins>
      <w:proofErr w:type="gramEnd"/>
      <w:ins w:id="396" w:author="Thomas Kapral" w:date="2022-04-12T12:33:00Z">
        <w:r w:rsidRPr="29DD5717">
          <w:rPr>
            <w:rFonts w:ascii="Calibri" w:hAnsi="Calibri"/>
            <w:lang w:val="en-US"/>
          </w:rPr>
          <w:t xml:space="preserve"> </w:t>
        </w:r>
      </w:ins>
      <w:ins w:id="397" w:author="Thomas Kapral" w:date="2022-04-12T10:53:00Z">
        <w:r w:rsidRPr="29DD5717">
          <w:rPr>
            <w:rFonts w:ascii="Calibri" w:hAnsi="Calibri"/>
            <w:lang w:val="en-US"/>
          </w:rPr>
          <w:t xml:space="preserve">and </w:t>
        </w:r>
      </w:ins>
      <w:ins w:id="398" w:author="Thomas Kapral" w:date="2022-04-12T12:33:00Z">
        <w:r w:rsidRPr="29DD5717">
          <w:rPr>
            <w:rFonts w:ascii="Calibri" w:hAnsi="Calibri"/>
            <w:lang w:val="en-US"/>
          </w:rPr>
          <w:t>where/</w:t>
        </w:r>
      </w:ins>
      <w:ins w:id="399" w:author="Thomas Kapral" w:date="2022-04-12T10:53:00Z">
        <w:r w:rsidRPr="29DD5717">
          <w:rPr>
            <w:rFonts w:ascii="Calibri" w:hAnsi="Calibri"/>
            <w:lang w:val="en-US"/>
          </w:rPr>
          <w:t>how to see this</w:t>
        </w:r>
      </w:ins>
      <w:ins w:id="400" w:author="Thomas Kapral" w:date="2022-04-12T12:33:00Z">
        <w:r w:rsidRPr="29DD5717">
          <w:rPr>
            <w:rFonts w:ascii="Calibri" w:hAnsi="Calibri"/>
            <w:lang w:val="en-US"/>
          </w:rPr>
          <w:t xml:space="preserve"> in the plots</w:t>
        </w:r>
      </w:ins>
    </w:p>
    <w:p w14:paraId="655A7759" w14:textId="52F4EE91" w:rsidR="29DD5717" w:rsidRDefault="29DD5717">
      <w:pPr>
        <w:pStyle w:val="ListParagraph"/>
        <w:numPr>
          <w:ilvl w:val="1"/>
          <w:numId w:val="3"/>
        </w:numPr>
        <w:rPr>
          <w:ins w:id="401" w:author="Thomas Kapral" w:date="2022-04-12T10:50:00Z"/>
          <w:lang w:val="en-US"/>
        </w:rPr>
        <w:pPrChange w:id="402" w:author="Thomas Kapral" w:date="2022-04-12T10:53:00Z">
          <w:pPr/>
        </w:pPrChange>
      </w:pPr>
      <w:ins w:id="403" w:author="Thomas Kapral" w:date="2022-04-12T10:54:00Z">
        <w:r w:rsidRPr="29DD5717">
          <w:rPr>
            <w:rFonts w:ascii="Calibri" w:hAnsi="Calibri"/>
            <w:lang w:val="en-US"/>
          </w:rPr>
          <w:t xml:space="preserve">write the text in a way that does not require looking at the graphs for </w:t>
        </w:r>
      </w:ins>
      <w:ins w:id="404" w:author="Thomas Kapral" w:date="2022-04-12T10:56:00Z">
        <w:r w:rsidRPr="29DD5717">
          <w:rPr>
            <w:rFonts w:ascii="Calibri" w:hAnsi="Calibri"/>
            <w:lang w:val="en-US"/>
          </w:rPr>
          <w:t>understanding</w:t>
        </w:r>
      </w:ins>
    </w:p>
    <w:p w14:paraId="02341089" w14:textId="666F2E11" w:rsidR="29DD5717" w:rsidRDefault="29DD5717">
      <w:pPr>
        <w:pStyle w:val="ListParagraph"/>
        <w:numPr>
          <w:ilvl w:val="1"/>
          <w:numId w:val="3"/>
        </w:numPr>
        <w:rPr>
          <w:ins w:id="405" w:author="Thomas Kapral" w:date="2022-04-12T10:56:00Z"/>
          <w:rFonts w:eastAsiaTheme="majorEastAsia" w:cstheme="majorBidi"/>
          <w:lang w:val="en-US"/>
        </w:rPr>
        <w:pPrChange w:id="406" w:author="Thomas Kapral" w:date="2022-04-12T10:54:00Z">
          <w:pPr/>
        </w:pPrChange>
      </w:pPr>
      <w:ins w:id="407" w:author="Thomas Kapral" w:date="2022-04-12T10:54:00Z">
        <w:r w:rsidRPr="29DD5717">
          <w:rPr>
            <w:rFonts w:ascii="Calibri" w:hAnsi="Calibri"/>
            <w:lang w:val="en-US"/>
          </w:rPr>
          <w:t xml:space="preserve">mention </w:t>
        </w:r>
      </w:ins>
      <w:ins w:id="408" w:author="Thomas Kapral" w:date="2022-04-12T10:49:00Z">
        <w:r w:rsidRPr="29DD5717">
          <w:rPr>
            <w:rFonts w:ascii="Calibri" w:hAnsi="Calibri"/>
            <w:lang w:val="en-US"/>
          </w:rPr>
          <w:t>different contexts</w:t>
        </w:r>
      </w:ins>
    </w:p>
    <w:p w14:paraId="424613A9" w14:textId="10070125" w:rsidR="29DD5717" w:rsidRDefault="29DD5717">
      <w:pPr>
        <w:pStyle w:val="ListParagraph"/>
        <w:numPr>
          <w:ilvl w:val="0"/>
          <w:numId w:val="3"/>
        </w:numPr>
        <w:rPr>
          <w:ins w:id="409" w:author="Thomas Kapral" w:date="2022-04-12T10:57:00Z"/>
          <w:lang w:val="en-US"/>
        </w:rPr>
        <w:pPrChange w:id="410" w:author="Thomas Kapral" w:date="2022-04-12T10:56:00Z">
          <w:pPr/>
        </w:pPrChange>
      </w:pPr>
      <w:ins w:id="411" w:author="Thomas Kapral" w:date="2022-04-12T10:56:00Z">
        <w:r w:rsidRPr="29DD5717">
          <w:rPr>
            <w:rFonts w:ascii="Calibri" w:hAnsi="Calibri"/>
            <w:lang w:val="en-US"/>
          </w:rPr>
          <w:t xml:space="preserve">mention robustness in terms of p-value cutoffs and </w:t>
        </w:r>
        <w:proofErr w:type="gramStart"/>
        <w:r w:rsidRPr="29DD5717">
          <w:rPr>
            <w:rFonts w:ascii="Calibri" w:hAnsi="Calibri"/>
            <w:lang w:val="en-US"/>
          </w:rPr>
          <w:t>that results</w:t>
        </w:r>
        <w:proofErr w:type="gramEnd"/>
        <w:r w:rsidRPr="29DD5717">
          <w:rPr>
            <w:rFonts w:ascii="Calibri" w:hAnsi="Calibri"/>
            <w:lang w:val="en-US"/>
          </w:rPr>
          <w:t xml:space="preserve"> were not reproduced with stringent cutoffs. Refer to graphs as appendix figures</w:t>
        </w:r>
      </w:ins>
      <w:ins w:id="412" w:author="Thomas Kapral" w:date="2022-04-12T10:57:00Z">
        <w:r w:rsidRPr="29DD5717">
          <w:rPr>
            <w:rFonts w:ascii="Calibri" w:hAnsi="Calibri"/>
            <w:lang w:val="en-US"/>
          </w:rPr>
          <w:t xml:space="preserve"> (to avoid redundancy)</w:t>
        </w:r>
      </w:ins>
    </w:p>
    <w:p w14:paraId="3D13E494" w14:textId="09E8B132" w:rsidR="29DD5717" w:rsidRDefault="29DD5717">
      <w:pPr>
        <w:pStyle w:val="ListParagraph"/>
        <w:numPr>
          <w:ilvl w:val="1"/>
          <w:numId w:val="3"/>
        </w:numPr>
        <w:rPr>
          <w:ins w:id="413" w:author="Thomas Kapral" w:date="2022-04-12T09:39:00Z"/>
          <w:rFonts w:eastAsiaTheme="majorEastAsia" w:cstheme="majorBidi"/>
          <w:lang w:val="en-US"/>
        </w:rPr>
        <w:pPrChange w:id="414" w:author="Thomas Kapral" w:date="2022-04-12T10:57:00Z">
          <w:pPr/>
        </w:pPrChange>
      </w:pPr>
      <w:ins w:id="415" w:author="Thomas Kapral" w:date="2022-04-12T10:57:00Z">
        <w:r w:rsidRPr="29DD5717">
          <w:rPr>
            <w:rFonts w:ascii="Calibri" w:hAnsi="Calibri"/>
            <w:lang w:val="en-US"/>
          </w:rPr>
          <w:t>mention that you will discuss why you think this did not work/ why this could</w:t>
        </w:r>
      </w:ins>
      <w:ins w:id="416" w:author="Thomas Kapral" w:date="2022-04-12T10:58:00Z">
        <w:r w:rsidRPr="29DD5717">
          <w:rPr>
            <w:rFonts w:ascii="Calibri" w:hAnsi="Calibri"/>
            <w:lang w:val="en-US"/>
          </w:rPr>
          <w:t xml:space="preserve"> be mathematically expected (if true)</w:t>
        </w:r>
      </w:ins>
    </w:p>
    <w:p w14:paraId="56B1DD28" w14:textId="1009CFFC" w:rsidR="29DD5717" w:rsidRDefault="29DD5717">
      <w:pPr>
        <w:rPr>
          <w:ins w:id="417" w:author="Thomas Kapral" w:date="2022-04-12T12:51:00Z"/>
          <w:rFonts w:ascii="Calibri" w:hAnsi="Calibri"/>
          <w:b/>
          <w:bCs/>
          <w:lang w:val="en-US"/>
        </w:rPr>
      </w:pPr>
      <w:ins w:id="418" w:author="Thomas Kapral" w:date="2022-04-12T11:48:00Z">
        <w:r w:rsidRPr="29DD5717">
          <w:rPr>
            <w:rFonts w:ascii="Calibri" w:hAnsi="Calibri"/>
            <w:b/>
            <w:bCs/>
            <w:lang w:val="en-US"/>
            <w:rPrChange w:id="419" w:author="Thomas Kapral" w:date="2022-04-12T12:51:00Z">
              <w:rPr>
                <w:rFonts w:ascii="Calibri" w:hAnsi="Calibri"/>
                <w:lang w:val="en-US"/>
              </w:rPr>
            </w:rPrChange>
          </w:rPr>
          <w:t xml:space="preserve">Reproducibility </w:t>
        </w:r>
      </w:ins>
      <w:ins w:id="420" w:author="Thomas Kapral" w:date="2022-04-12T12:51:00Z">
        <w:r w:rsidRPr="29DD5717">
          <w:rPr>
            <w:rFonts w:ascii="Calibri" w:hAnsi="Calibri"/>
            <w:b/>
            <w:bCs/>
            <w:lang w:val="en-US"/>
          </w:rPr>
          <w:t xml:space="preserve">using </w:t>
        </w:r>
      </w:ins>
      <w:ins w:id="421" w:author="Thomas Kapral" w:date="2022-04-12T11:52:00Z">
        <w:r w:rsidRPr="29DD5717">
          <w:rPr>
            <w:rFonts w:ascii="Calibri" w:hAnsi="Calibri"/>
            <w:b/>
            <w:bCs/>
            <w:lang w:val="en-US"/>
            <w:rPrChange w:id="422" w:author="Thomas Kapral" w:date="2022-04-12T12:51:00Z">
              <w:rPr>
                <w:rFonts w:ascii="Calibri" w:hAnsi="Calibri"/>
                <w:lang w:val="en-US"/>
              </w:rPr>
            </w:rPrChange>
          </w:rPr>
          <w:t xml:space="preserve">exact </w:t>
        </w:r>
      </w:ins>
      <w:ins w:id="423" w:author="Thomas Kapral" w:date="2022-04-12T12:51:00Z">
        <w:r w:rsidRPr="29DD5717">
          <w:rPr>
            <w:rFonts w:ascii="Calibri" w:hAnsi="Calibri"/>
            <w:b/>
            <w:bCs/>
            <w:lang w:val="en-US"/>
          </w:rPr>
          <w:t xml:space="preserve">motif-sequence </w:t>
        </w:r>
      </w:ins>
      <w:ins w:id="424" w:author="Thomas Kapral" w:date="2022-04-12T11:52:00Z">
        <w:r w:rsidRPr="29DD5717">
          <w:rPr>
            <w:rFonts w:ascii="Calibri" w:hAnsi="Calibri"/>
            <w:b/>
            <w:bCs/>
            <w:lang w:val="en-US"/>
            <w:rPrChange w:id="425" w:author="Thomas Kapral" w:date="2022-04-12T12:51:00Z">
              <w:rPr>
                <w:rFonts w:ascii="Calibri" w:hAnsi="Calibri"/>
                <w:lang w:val="en-US"/>
              </w:rPr>
            </w:rPrChange>
          </w:rPr>
          <w:t>mat</w:t>
        </w:r>
      </w:ins>
      <w:ins w:id="426" w:author="Thomas Kapral" w:date="2022-04-12T11:53:00Z">
        <w:r w:rsidRPr="29DD5717">
          <w:rPr>
            <w:rFonts w:ascii="Calibri" w:hAnsi="Calibri"/>
            <w:b/>
            <w:bCs/>
            <w:lang w:val="en-US"/>
            <w:rPrChange w:id="427" w:author="Thomas Kapral" w:date="2022-04-12T12:51:00Z">
              <w:rPr>
                <w:rFonts w:ascii="Calibri" w:hAnsi="Calibri"/>
                <w:lang w:val="en-US"/>
              </w:rPr>
            </w:rPrChange>
          </w:rPr>
          <w:t>ches</w:t>
        </w:r>
      </w:ins>
    </w:p>
    <w:p w14:paraId="4BE90491" w14:textId="2BF5C509" w:rsidR="29DD5717" w:rsidRDefault="29DD5717">
      <w:pPr>
        <w:pStyle w:val="ListParagraph"/>
        <w:numPr>
          <w:ilvl w:val="0"/>
          <w:numId w:val="2"/>
        </w:numPr>
        <w:rPr>
          <w:ins w:id="428" w:author="Thomas Kapral" w:date="2022-04-12T12:52:00Z"/>
          <w:rFonts w:eastAsiaTheme="majorEastAsia" w:cstheme="majorBidi"/>
          <w:lang w:val="en-US"/>
        </w:rPr>
        <w:pPrChange w:id="429" w:author="Thomas Kapral" w:date="2022-04-12T12:52:00Z">
          <w:pPr/>
        </w:pPrChange>
      </w:pPr>
      <w:ins w:id="430" w:author="Thomas Kapral" w:date="2022-04-12T12:52:00Z">
        <w:r w:rsidRPr="29DD5717">
          <w:rPr>
            <w:rFonts w:ascii="Calibri" w:hAnsi="Calibri"/>
            <w:lang w:val="en-US"/>
            <w:rPrChange w:id="431" w:author="Thomas Kapral" w:date="2022-04-12T12:52:00Z">
              <w:rPr>
                <w:rFonts w:ascii="Calibri" w:hAnsi="Calibri"/>
                <w:b/>
                <w:bCs/>
                <w:lang w:val="en-US"/>
              </w:rPr>
            </w:rPrChange>
          </w:rPr>
          <w:t>present results using exact match approach</w:t>
        </w:r>
      </w:ins>
    </w:p>
    <w:p w14:paraId="1F74563F" w14:textId="538F5AAC" w:rsidR="29DD5717" w:rsidRDefault="29DD5717">
      <w:pPr>
        <w:pStyle w:val="ListParagraph"/>
        <w:numPr>
          <w:ilvl w:val="0"/>
          <w:numId w:val="2"/>
        </w:numPr>
        <w:rPr>
          <w:ins w:id="432" w:author="Thomas Kapral" w:date="2022-04-12T12:52:00Z"/>
          <w:lang w:val="en-US"/>
        </w:rPr>
        <w:pPrChange w:id="433" w:author="Thomas Kapral" w:date="2022-04-12T12:52:00Z">
          <w:pPr/>
        </w:pPrChange>
      </w:pPr>
      <w:proofErr w:type="spellStart"/>
      <w:ins w:id="434" w:author="Thomas Kapral" w:date="2022-04-12T12:52:00Z">
        <w:r w:rsidRPr="29DD5717">
          <w:rPr>
            <w:rFonts w:ascii="Calibri" w:hAnsi="Calibri"/>
            <w:lang w:val="en-US"/>
          </w:rPr>
          <w:t>adress</w:t>
        </w:r>
        <w:proofErr w:type="spellEnd"/>
        <w:r w:rsidRPr="29DD5717">
          <w:rPr>
            <w:rFonts w:ascii="Calibri" w:hAnsi="Calibri"/>
            <w:lang w:val="en-US"/>
          </w:rPr>
          <w:t xml:space="preserve"> differences in approach and results</w:t>
        </w:r>
      </w:ins>
    </w:p>
    <w:p w14:paraId="04DFC62B" w14:textId="2F1692DE" w:rsidR="29DD5717" w:rsidRDefault="29DD5717">
      <w:pPr>
        <w:rPr>
          <w:ins w:id="435" w:author="Thomas Kapral" w:date="2022-04-12T12:51:00Z"/>
          <w:rFonts w:ascii="Calibri" w:hAnsi="Calibri"/>
          <w:lang w:val="en-US"/>
          <w:rPrChange w:id="436" w:author="Thomas Kapral" w:date="2022-04-12T12:52:00Z">
            <w:rPr>
              <w:ins w:id="437" w:author="Thomas Kapral" w:date="2022-04-12T12:51:00Z"/>
              <w:rFonts w:ascii="Calibri" w:hAnsi="Calibri"/>
              <w:b/>
              <w:bCs/>
              <w:lang w:val="en-US"/>
            </w:rPr>
          </w:rPrChange>
        </w:rPr>
      </w:pPr>
    </w:p>
    <w:p w14:paraId="66C0C96A" w14:textId="5BB945B8" w:rsidR="29DD5717" w:rsidRDefault="29DD5717" w:rsidP="29DD5717">
      <w:pPr>
        <w:rPr>
          <w:ins w:id="438" w:author="Thomas Kapral" w:date="2022-04-12T09:46:00Z"/>
          <w:rFonts w:ascii="Calibri" w:hAnsi="Calibri"/>
          <w:b/>
          <w:bCs/>
          <w:lang w:val="en-US"/>
          <w:rPrChange w:id="439" w:author="Thomas Kapral" w:date="2022-04-12T12:51:00Z">
            <w:rPr>
              <w:ins w:id="440" w:author="Thomas Kapral" w:date="2022-04-12T09:46:00Z"/>
              <w:rFonts w:ascii="Calibri" w:hAnsi="Calibri"/>
              <w:lang w:val="en-US"/>
            </w:rPr>
          </w:rPrChange>
        </w:rPr>
      </w:pPr>
    </w:p>
    <w:p w14:paraId="63CEF4A0" w14:textId="4B21E724" w:rsidR="29DD5717" w:rsidRDefault="29DD5717" w:rsidP="29DD5717">
      <w:pPr>
        <w:rPr>
          <w:ins w:id="441" w:author="Thomas Kapral" w:date="2022-04-12T09:46:00Z"/>
          <w:rFonts w:ascii="Calibri" w:hAnsi="Calibri"/>
          <w:lang w:val="en-US"/>
        </w:rPr>
      </w:pPr>
    </w:p>
    <w:p w14:paraId="10C0571A" w14:textId="461DFF46" w:rsidR="29DD5717" w:rsidRDefault="29DD5717" w:rsidP="29DD5717">
      <w:pPr>
        <w:rPr>
          <w:ins w:id="442" w:author="Thomas Kapral" w:date="2022-04-12T09:45:00Z"/>
          <w:rFonts w:ascii="Calibri" w:hAnsi="Calibri"/>
          <w:lang w:val="en-US"/>
        </w:rPr>
      </w:pPr>
    </w:p>
    <w:p w14:paraId="3E539083" w14:textId="62F40262" w:rsidR="29DD5717" w:rsidRDefault="29DD5717" w:rsidP="29DD5717">
      <w:pPr>
        <w:rPr>
          <w:del w:id="443" w:author="Thomas Kapral" w:date="2022-04-12T09:45:00Z"/>
          <w:rFonts w:ascii="Calibri" w:hAnsi="Calibri"/>
          <w:lang w:val="en-US"/>
        </w:rPr>
      </w:pPr>
    </w:p>
    <w:p w14:paraId="21488FC9" w14:textId="77777777" w:rsidR="00B84334" w:rsidRPr="00AE20A9" w:rsidRDefault="00B84334" w:rsidP="003F209A">
      <w:pPr>
        <w:rPr>
          <w:lang w:val="en-US"/>
        </w:rPr>
      </w:pPr>
    </w:p>
    <w:p w14:paraId="332132C7" w14:textId="07AB53C5" w:rsidR="002B4324" w:rsidRPr="00AE20A9" w:rsidRDefault="00B84334" w:rsidP="003F209A">
      <w:pPr>
        <w:rPr>
          <w:b/>
          <w:bCs/>
          <w:sz w:val="24"/>
          <w:szCs w:val="24"/>
          <w:lang w:val="en-US"/>
        </w:rPr>
      </w:pPr>
      <w:r w:rsidRPr="00AE20A9">
        <w:rPr>
          <w:b/>
          <w:bCs/>
          <w:sz w:val="24"/>
          <w:szCs w:val="24"/>
          <w:lang w:val="en-US"/>
        </w:rPr>
        <w:t>P-value cutoff of 1e-4</w:t>
      </w:r>
    </w:p>
    <w:p w14:paraId="2D9D86EA" w14:textId="77777777" w:rsidR="006138FB" w:rsidRPr="00AE20A9" w:rsidRDefault="002B4324" w:rsidP="006138FB">
      <w:pPr>
        <w:keepNext/>
        <w:rPr>
          <w:lang w:val="en-US"/>
        </w:rPr>
      </w:pPr>
      <w:r w:rsidRPr="00AE20A9">
        <w:rPr>
          <w:noProof/>
          <w:lang w:val="en-US"/>
        </w:rPr>
        <w:drawing>
          <wp:inline distT="0" distB="0" distL="0" distR="0" wp14:anchorId="1160242D" wp14:editId="0423DE25">
            <wp:extent cx="5733415" cy="3446780"/>
            <wp:effectExtent l="0" t="0" r="635" b="127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3415" cy="3446780"/>
                    </a:xfrm>
                    <a:prstGeom prst="rect">
                      <a:avLst/>
                    </a:prstGeom>
                  </pic:spPr>
                </pic:pic>
              </a:graphicData>
            </a:graphic>
          </wp:inline>
        </w:drawing>
      </w:r>
    </w:p>
    <w:p w14:paraId="34BC3644" w14:textId="10207BF6" w:rsidR="006B3FDC" w:rsidRPr="00AE20A9" w:rsidRDefault="006138FB" w:rsidP="006138FB">
      <w:pPr>
        <w:pStyle w:val="Caption"/>
        <w:jc w:val="left"/>
        <w:rPr>
          <w:szCs w:val="20"/>
          <w:lang w:val="en-US"/>
        </w:rPr>
      </w:pPr>
      <w:r w:rsidRPr="00AE20A9">
        <w:rPr>
          <w:szCs w:val="20"/>
          <w:lang w:val="en-US"/>
        </w:rPr>
        <w:t xml:space="preserve">Figure </w:t>
      </w:r>
      <w:r w:rsidRPr="00AE20A9">
        <w:rPr>
          <w:szCs w:val="20"/>
          <w:lang w:val="en-US"/>
        </w:rPr>
        <w:fldChar w:fldCharType="begin"/>
      </w:r>
      <w:r w:rsidRPr="00AE20A9">
        <w:rPr>
          <w:szCs w:val="20"/>
          <w:lang w:val="en-US"/>
        </w:rPr>
        <w:instrText xml:space="preserve"> SEQ Figure \* ARABIC </w:instrText>
      </w:r>
      <w:r w:rsidRPr="00AE20A9">
        <w:rPr>
          <w:szCs w:val="20"/>
          <w:lang w:val="en-US"/>
        </w:rPr>
        <w:fldChar w:fldCharType="separate"/>
      </w:r>
      <w:r w:rsidR="001317E8">
        <w:rPr>
          <w:noProof/>
          <w:szCs w:val="20"/>
          <w:lang w:val="en-US"/>
        </w:rPr>
        <w:t>11</w:t>
      </w:r>
      <w:r w:rsidRPr="00AE20A9">
        <w:rPr>
          <w:szCs w:val="20"/>
          <w:lang w:val="en-US"/>
        </w:rPr>
        <w:fldChar w:fldCharType="end"/>
      </w:r>
      <w:r w:rsidRPr="00AE20A9">
        <w:rPr>
          <w:szCs w:val="20"/>
          <w:lang w:val="en-US"/>
        </w:rPr>
        <w:t>: P-value cutoff of 1e-4</w:t>
      </w:r>
    </w:p>
    <w:p w14:paraId="717DB050" w14:textId="77777777" w:rsidR="002B4324" w:rsidRPr="00AE20A9" w:rsidRDefault="002B4324" w:rsidP="003F209A">
      <w:pPr>
        <w:rPr>
          <w:lang w:val="en-US"/>
        </w:rPr>
      </w:pPr>
    </w:p>
    <w:p w14:paraId="7F1A6219" w14:textId="05C61202" w:rsidR="00B84334" w:rsidRPr="00AE20A9" w:rsidRDefault="005F4DD6" w:rsidP="003F209A">
      <w:pPr>
        <w:rPr>
          <w:lang w:val="en-US"/>
        </w:rPr>
      </w:pPr>
      <w:r w:rsidRPr="00AE20A9">
        <w:rPr>
          <w:lang w:val="en-US"/>
        </w:rPr>
        <w:t xml:space="preserve">The above plotted data originates </w:t>
      </w:r>
      <w:r w:rsidR="00CE408C" w:rsidRPr="00AE20A9">
        <w:rPr>
          <w:lang w:val="en-US"/>
        </w:rPr>
        <w:t xml:space="preserve">from a FIMO analysis, </w:t>
      </w:r>
      <w:r w:rsidR="006B22CA" w:rsidRPr="00AE20A9">
        <w:rPr>
          <w:lang w:val="en-US"/>
        </w:rPr>
        <w:t>in which 96, 46 and 69 matrices from RNAcompete, SELEX and HT-SELEX were used, respectively. The nucleotide frequency distribution provided to FIMO was chosen according to the absolute nucleotide frequencies in the entire transcriptome dataset (MANE select</w:t>
      </w:r>
      <w:r w:rsidR="00B84334" w:rsidRPr="00AE20A9">
        <w:rPr>
          <w:lang w:val="en-US"/>
        </w:rPr>
        <w:t xml:space="preserve"> dataset</w:t>
      </w:r>
      <w:r w:rsidR="006B22CA" w:rsidRPr="00AE20A9">
        <w:rPr>
          <w:lang w:val="en-US"/>
        </w:rPr>
        <w:t xml:space="preserve">). </w:t>
      </w:r>
      <w:r w:rsidR="00AA2E63" w:rsidRPr="00AE20A9">
        <w:rPr>
          <w:lang w:val="en-US"/>
        </w:rPr>
        <w:t>As a p-value cutoff, FIMO’s default cutoff of 1e-4 was selected.</w:t>
      </w:r>
    </w:p>
    <w:p w14:paraId="3B0F8A0E" w14:textId="23B20299" w:rsidR="005F4DD6" w:rsidRPr="00AE20A9" w:rsidRDefault="00452A27" w:rsidP="003F209A">
      <w:pPr>
        <w:rPr>
          <w:lang w:val="en-US"/>
        </w:rPr>
      </w:pPr>
      <w:r w:rsidRPr="00AE20A9">
        <w:rPr>
          <w:lang w:val="en-US"/>
        </w:rPr>
        <w:t>In RNAcompete and SELEX, all autologous transcripts show lower-than-average coverage in all subsequences, leading largely insignificant p-values. Matrices from HT-SELEX show the same trend, but</w:t>
      </w:r>
      <w:r w:rsidR="008F1E01" w:rsidRPr="00AE20A9">
        <w:rPr>
          <w:lang w:val="en-US"/>
        </w:rPr>
        <w:t xml:space="preserve"> the coverage of</w:t>
      </w:r>
      <w:r w:rsidRPr="00AE20A9">
        <w:rPr>
          <w:lang w:val="en-US"/>
        </w:rPr>
        <w:t xml:space="preserve"> several autologous transcripts </w:t>
      </w:r>
      <w:r w:rsidR="00B84334" w:rsidRPr="00AE20A9">
        <w:rPr>
          <w:lang w:val="en-US"/>
        </w:rPr>
        <w:t xml:space="preserve">exceeded the background-mean, especially in the full-transcript searches. </w:t>
      </w:r>
    </w:p>
    <w:p w14:paraId="48AB20F8" w14:textId="2F92E4EF" w:rsidR="006138FB" w:rsidRPr="00AE20A9" w:rsidRDefault="00B84334" w:rsidP="006138FB">
      <w:pPr>
        <w:rPr>
          <w:lang w:val="en-US"/>
        </w:rPr>
      </w:pPr>
      <w:r w:rsidRPr="00AE20A9">
        <w:rPr>
          <w:lang w:val="en-US"/>
        </w:rPr>
        <w:t>As given below the figure, the number of matrices that found significant matches in any sequence varies considerably. While in RNAcompete only seven of 97 matrices found matches at all, in SELEX almost half of them did. In HT-SELEX matrices, almost all of them got at least one match.</w:t>
      </w:r>
    </w:p>
    <w:p w14:paraId="31657B25" w14:textId="1D31F783" w:rsidR="006138FB" w:rsidRPr="00AE20A9" w:rsidRDefault="006138FB" w:rsidP="006138FB">
      <w:pPr>
        <w:rPr>
          <w:lang w:val="en-US"/>
        </w:rPr>
      </w:pPr>
    </w:p>
    <w:p w14:paraId="20F1117E" w14:textId="77777777" w:rsidR="006138FB" w:rsidRPr="00AE20A9" w:rsidRDefault="006138FB" w:rsidP="006138FB">
      <w:pPr>
        <w:rPr>
          <w:lang w:val="en-US"/>
        </w:rPr>
      </w:pPr>
    </w:p>
    <w:p w14:paraId="41523D6B" w14:textId="49113727" w:rsidR="006138FB" w:rsidRPr="00AE20A9" w:rsidRDefault="00BE1FDC" w:rsidP="006138FB">
      <w:pPr>
        <w:keepNext/>
        <w:rPr>
          <w:lang w:val="en-US"/>
        </w:rPr>
      </w:pPr>
      <w:r w:rsidRPr="00AE20A9">
        <w:rPr>
          <w:noProof/>
          <w:lang w:val="en-US"/>
        </w:rPr>
        <w:lastRenderedPageBreak/>
        <w:drawing>
          <wp:inline distT="0" distB="0" distL="0" distR="0" wp14:anchorId="1E00EDE9" wp14:editId="24B3CBCD">
            <wp:extent cx="5441950" cy="3271559"/>
            <wp:effectExtent l="0" t="0" r="6350" b="5080"/>
            <wp:docPr id="25" name="Picture 25"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diagram&#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55670" cy="3279807"/>
                    </a:xfrm>
                    <a:prstGeom prst="rect">
                      <a:avLst/>
                    </a:prstGeom>
                  </pic:spPr>
                </pic:pic>
              </a:graphicData>
            </a:graphic>
          </wp:inline>
        </w:drawing>
      </w:r>
    </w:p>
    <w:p w14:paraId="2272BAC0" w14:textId="7EB18FD9" w:rsidR="00BE1FDC" w:rsidRPr="00AE20A9" w:rsidRDefault="006138FB" w:rsidP="006138FB">
      <w:pPr>
        <w:pStyle w:val="Caption"/>
        <w:rPr>
          <w:lang w:val="en-US"/>
        </w:rPr>
      </w:pPr>
      <w:r w:rsidRPr="00AE20A9">
        <w:rPr>
          <w:lang w:val="en-US"/>
        </w:rPr>
        <w:t xml:space="preserve">Figure </w:t>
      </w:r>
      <w:r w:rsidRPr="00AE20A9">
        <w:rPr>
          <w:lang w:val="en-US"/>
        </w:rPr>
        <w:fldChar w:fldCharType="begin"/>
      </w:r>
      <w:r w:rsidRPr="00AE20A9">
        <w:rPr>
          <w:lang w:val="en-US"/>
        </w:rPr>
        <w:instrText xml:space="preserve"> SEQ Figure \* ARABIC </w:instrText>
      </w:r>
      <w:r w:rsidRPr="00AE20A9">
        <w:rPr>
          <w:lang w:val="en-US"/>
        </w:rPr>
        <w:fldChar w:fldCharType="separate"/>
      </w:r>
      <w:r w:rsidR="001317E8">
        <w:rPr>
          <w:noProof/>
          <w:lang w:val="en-US"/>
        </w:rPr>
        <w:t>12</w:t>
      </w:r>
      <w:r w:rsidRPr="00AE20A9">
        <w:rPr>
          <w:lang w:val="en-US"/>
        </w:rPr>
        <w:fldChar w:fldCharType="end"/>
      </w:r>
      <w:r w:rsidRPr="00AE20A9">
        <w:rPr>
          <w:lang w:val="en-US"/>
        </w:rPr>
        <w:t>: P-value cutoff of 1e-3</w:t>
      </w:r>
    </w:p>
    <w:p w14:paraId="3D007AEB" w14:textId="77777777" w:rsidR="00B84334" w:rsidRPr="00AE20A9" w:rsidRDefault="00397D84" w:rsidP="00B84334">
      <w:pPr>
        <w:keepNext/>
        <w:rPr>
          <w:lang w:val="en-US"/>
        </w:rPr>
      </w:pPr>
      <w:r w:rsidRPr="00AE20A9">
        <w:rPr>
          <w:noProof/>
          <w:lang w:val="en-US"/>
        </w:rPr>
        <w:drawing>
          <wp:inline distT="0" distB="0" distL="0" distR="0" wp14:anchorId="11812722" wp14:editId="22C6FD7F">
            <wp:extent cx="5613400" cy="3374630"/>
            <wp:effectExtent l="0" t="0" r="6350" b="0"/>
            <wp:docPr id="24" name="Picture 24"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diagram&#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623293" cy="3380577"/>
                    </a:xfrm>
                    <a:prstGeom prst="rect">
                      <a:avLst/>
                    </a:prstGeom>
                  </pic:spPr>
                </pic:pic>
              </a:graphicData>
            </a:graphic>
          </wp:inline>
        </w:drawing>
      </w:r>
    </w:p>
    <w:p w14:paraId="56778C13" w14:textId="1153EF15" w:rsidR="00397D84" w:rsidRPr="00AE20A9" w:rsidRDefault="00B84334" w:rsidP="00B84334">
      <w:pPr>
        <w:pStyle w:val="Caption"/>
        <w:rPr>
          <w:lang w:val="en-US"/>
        </w:rPr>
      </w:pPr>
      <w:r w:rsidRPr="00AE20A9">
        <w:rPr>
          <w:lang w:val="en-US"/>
        </w:rPr>
        <w:t xml:space="preserve">Figure </w:t>
      </w:r>
      <w:r w:rsidRPr="00AE20A9">
        <w:rPr>
          <w:lang w:val="en-US"/>
        </w:rPr>
        <w:fldChar w:fldCharType="begin"/>
      </w:r>
      <w:r w:rsidRPr="00AE20A9">
        <w:rPr>
          <w:lang w:val="en-US"/>
        </w:rPr>
        <w:instrText xml:space="preserve"> SEQ Figure \* ARABIC </w:instrText>
      </w:r>
      <w:r w:rsidRPr="00AE20A9">
        <w:rPr>
          <w:lang w:val="en-US"/>
        </w:rPr>
        <w:fldChar w:fldCharType="separate"/>
      </w:r>
      <w:r w:rsidR="001317E8">
        <w:rPr>
          <w:noProof/>
          <w:lang w:val="en-US"/>
        </w:rPr>
        <w:t>13</w:t>
      </w:r>
      <w:r w:rsidRPr="00AE20A9">
        <w:rPr>
          <w:lang w:val="en-US"/>
        </w:rPr>
        <w:fldChar w:fldCharType="end"/>
      </w:r>
      <w:r w:rsidRPr="00AE20A9">
        <w:rPr>
          <w:lang w:val="en-US"/>
        </w:rPr>
        <w:t>: P-value cutoff of 1e-2</w:t>
      </w:r>
    </w:p>
    <w:p w14:paraId="4345A96A" w14:textId="77777777" w:rsidR="00397D84" w:rsidRPr="00AE20A9" w:rsidRDefault="00397D84" w:rsidP="00397D84">
      <w:pPr>
        <w:rPr>
          <w:lang w:val="en-US"/>
        </w:rPr>
      </w:pPr>
    </w:p>
    <w:p w14:paraId="628132A7" w14:textId="256297B3" w:rsidR="00397D84" w:rsidRPr="00AE20A9" w:rsidRDefault="00397D84" w:rsidP="00397D84">
      <w:pPr>
        <w:rPr>
          <w:lang w:val="en-US"/>
        </w:rPr>
      </w:pPr>
      <w:r w:rsidRPr="00AE20A9">
        <w:rPr>
          <w:lang w:val="en-US"/>
        </w:rPr>
        <w:t>(Preliminary plot</w:t>
      </w:r>
      <w:r w:rsidR="00AA2E63" w:rsidRPr="00AE20A9">
        <w:rPr>
          <w:lang w:val="en-US"/>
        </w:rPr>
        <w:t>s</w:t>
      </w:r>
      <w:r w:rsidRPr="00AE20A9">
        <w:rPr>
          <w:lang w:val="en-US"/>
        </w:rPr>
        <w:t>; 5e-2 and 1e-2 analys</w:t>
      </w:r>
      <w:r w:rsidR="00AA2E63" w:rsidRPr="00AE20A9">
        <w:rPr>
          <w:lang w:val="en-US"/>
        </w:rPr>
        <w:t>e</w:t>
      </w:r>
      <w:r w:rsidRPr="00AE20A9">
        <w:rPr>
          <w:lang w:val="en-US"/>
        </w:rPr>
        <w:t>s</w:t>
      </w:r>
      <w:r w:rsidR="00AA2E63" w:rsidRPr="00AE20A9">
        <w:rPr>
          <w:lang w:val="en-US"/>
        </w:rPr>
        <w:t xml:space="preserve"> that include</w:t>
      </w:r>
      <w:r w:rsidRPr="00AE20A9">
        <w:rPr>
          <w:lang w:val="en-US"/>
        </w:rPr>
        <w:t xml:space="preserve"> multiple matrices</w:t>
      </w:r>
      <w:r w:rsidR="00AA2E63" w:rsidRPr="00AE20A9">
        <w:rPr>
          <w:lang w:val="en-US"/>
        </w:rPr>
        <w:t xml:space="preserve"> per </w:t>
      </w:r>
      <w:r w:rsidRPr="00AE20A9">
        <w:rPr>
          <w:lang w:val="en-US"/>
        </w:rPr>
        <w:t>protein will follow)</w:t>
      </w:r>
    </w:p>
    <w:p w14:paraId="01EF5480" w14:textId="77777777" w:rsidR="003F209A" w:rsidRPr="00AE20A9" w:rsidRDefault="003F209A" w:rsidP="003F209A">
      <w:pPr>
        <w:rPr>
          <w:lang w:val="en-US"/>
        </w:rPr>
      </w:pPr>
    </w:p>
    <w:p w14:paraId="53450FA2" w14:textId="57E18670" w:rsidR="003F209A" w:rsidRPr="00AE20A9" w:rsidRDefault="003F209A" w:rsidP="003F209A">
      <w:pPr>
        <w:rPr>
          <w:lang w:val="en-US"/>
        </w:rPr>
      </w:pPr>
      <w:r w:rsidRPr="00AE20A9">
        <w:rPr>
          <w:lang w:val="en-US"/>
        </w:rPr>
        <w:br w:type="page"/>
      </w:r>
    </w:p>
    <w:p w14:paraId="61CE161C" w14:textId="77777777" w:rsidR="003F209A" w:rsidRPr="00AE20A9" w:rsidRDefault="29DD5717" w:rsidP="003F209A">
      <w:pPr>
        <w:pStyle w:val="Heading1"/>
        <w:rPr>
          <w:lang w:val="en-US"/>
        </w:rPr>
      </w:pPr>
      <w:bookmarkStart w:id="444" w:name="_Toc100003507"/>
      <w:r w:rsidRPr="29DD5717">
        <w:rPr>
          <w:lang w:val="en-US"/>
        </w:rPr>
        <w:lastRenderedPageBreak/>
        <w:t>Discus</w:t>
      </w:r>
      <w:commentRangeStart w:id="445"/>
      <w:r w:rsidRPr="29DD5717">
        <w:rPr>
          <w:lang w:val="en-US"/>
        </w:rPr>
        <w:t>sion</w:t>
      </w:r>
      <w:bookmarkEnd w:id="444"/>
      <w:commentRangeEnd w:id="445"/>
      <w:r w:rsidR="003F209A">
        <w:rPr>
          <w:rStyle w:val="CommentReference"/>
        </w:rPr>
        <w:commentReference w:id="445"/>
      </w:r>
    </w:p>
    <w:p w14:paraId="61B96ECB" w14:textId="2518BF2B" w:rsidR="00C5657A" w:rsidRPr="00AE20A9" w:rsidRDefault="29DD5717" w:rsidP="00C5657A">
      <w:pPr>
        <w:rPr>
          <w:lang w:val="en-US"/>
        </w:rPr>
      </w:pPr>
      <w:commentRangeStart w:id="446"/>
      <w:r w:rsidRPr="29DD5717">
        <w:rPr>
          <w:lang w:val="en-US"/>
        </w:rPr>
        <w:t>What is obvious from these results is that no enrichment in motif coverage could be observed in autologous transcripts as opposed to the entire transcriptome when the p-value cutoff was too stringent (</w:t>
      </w:r>
      <w:proofErr w:type="spellStart"/>
      <w:r w:rsidRPr="29DD5717">
        <w:rPr>
          <w:lang w:val="en-US"/>
        </w:rPr>
        <w:t>i</w:t>
      </w:r>
      <w:proofErr w:type="spellEnd"/>
      <w:r w:rsidRPr="29DD5717">
        <w:rPr>
          <w:lang w:val="en-US"/>
        </w:rPr>
        <w:t>. e. 1e-4). This is not surprising, since only a relatively low number of matches was observed in the first place. This is due to fact that a large part of matrices, especially in RNAcompete, had a length covering six nucleotides or less. A matrix of length six can only achieve 4^6 (or 4096) different scores. Since the p-value is calculated via the probability that a certain score occurs in the distribution of all possible scores, this probability being 1/4096, the p-value cutoff of 1/10 000 can never be satisfied. As matrices get longer than seven nucleotides (4^7 = 16 384), surpassing this threshold becomes possible</w:t>
      </w:r>
      <w:commentRangeEnd w:id="446"/>
      <w:r w:rsidR="00C5657A">
        <w:rPr>
          <w:rStyle w:val="CommentReference"/>
        </w:rPr>
        <w:commentReference w:id="446"/>
      </w:r>
      <w:r w:rsidRPr="29DD5717">
        <w:rPr>
          <w:lang w:val="en-US"/>
        </w:rPr>
        <w:t xml:space="preserve">. </w:t>
      </w:r>
      <w:commentRangeStart w:id="447"/>
      <w:r w:rsidRPr="29DD5717">
        <w:rPr>
          <w:lang w:val="en-US"/>
        </w:rPr>
        <w:t xml:space="preserve">Remembering the graph that showed the distribution </w:t>
      </w:r>
      <w:commentRangeEnd w:id="447"/>
      <w:r w:rsidR="00C5657A">
        <w:rPr>
          <w:rStyle w:val="CommentReference"/>
        </w:rPr>
        <w:commentReference w:id="447"/>
      </w:r>
      <w:r w:rsidRPr="29DD5717">
        <w:rPr>
          <w:lang w:val="en-US"/>
        </w:rPr>
        <w:t>of matrix length per dataset, RNAcompete stayed very much on the shorter side, while SELEX and HT-SELEX proteins recognized longer motifs.</w:t>
      </w:r>
    </w:p>
    <w:p w14:paraId="0F952968" w14:textId="77777777" w:rsidR="003F209A" w:rsidRPr="00AE20A9" w:rsidRDefault="003F209A">
      <w:pPr>
        <w:rPr>
          <w:lang w:val="en-US"/>
        </w:rPr>
      </w:pPr>
    </w:p>
    <w:p w14:paraId="17FA5E25" w14:textId="2ABE3F40" w:rsidR="003F209A" w:rsidRPr="00AE20A9" w:rsidRDefault="4105E7F7">
      <w:pPr>
        <w:rPr>
          <w:ins w:id="448" w:author="Thomas Kapral" w:date="2022-04-11T12:52:00Z"/>
          <w:lang w:val="en-US"/>
        </w:rPr>
      </w:pPr>
      <w:r w:rsidRPr="4105E7F7">
        <w:rPr>
          <w:lang w:val="en-US"/>
        </w:rPr>
        <w:t>As the p-value threshold became less stringent, more enrichment in autologous binding could be observed.</w:t>
      </w:r>
    </w:p>
    <w:p w14:paraId="1DFC6B18" w14:textId="2325E297" w:rsidR="4105E7F7" w:rsidRDefault="4105E7F7" w:rsidP="4105E7F7">
      <w:pPr>
        <w:rPr>
          <w:ins w:id="449" w:author="Thomas Kapral" w:date="2022-04-11T12:44:00Z"/>
          <w:rFonts w:ascii="Calibri" w:hAnsi="Calibri"/>
          <w:lang w:val="en-US"/>
        </w:rPr>
      </w:pPr>
    </w:p>
    <w:p w14:paraId="644E19DD" w14:textId="45277F74" w:rsidR="4105E7F7" w:rsidRDefault="29DD5717">
      <w:pPr>
        <w:rPr>
          <w:ins w:id="450" w:author="Thomas Kapral" w:date="2022-04-11T13:02:00Z"/>
          <w:rFonts w:ascii="Calibri" w:hAnsi="Calibri"/>
          <w:lang w:val="en-US"/>
        </w:rPr>
      </w:pPr>
      <w:ins w:id="451" w:author="Thomas Kapral" w:date="2022-04-11T13:01:00Z">
        <w:r w:rsidRPr="29DD5717">
          <w:rPr>
            <w:rFonts w:ascii="Calibri" w:hAnsi="Calibri"/>
            <w:lang w:val="en-US"/>
          </w:rPr>
          <w:t>In</w:t>
        </w:r>
      </w:ins>
      <w:ins w:id="452" w:author="Thomas Kapral" w:date="2022-04-12T09:54:00Z">
        <w:r w:rsidRPr="29DD5717">
          <w:rPr>
            <w:rFonts w:ascii="Calibri" w:hAnsi="Calibri"/>
            <w:lang w:val="en-US"/>
          </w:rPr>
          <w:t>t</w:t>
        </w:r>
      </w:ins>
      <w:ins w:id="453" w:author="Thomas Kapral" w:date="2022-04-11T13:01:00Z">
        <w:r w:rsidRPr="29DD5717">
          <w:rPr>
            <w:rFonts w:ascii="Calibri" w:hAnsi="Calibri"/>
            <w:lang w:val="en-US"/>
          </w:rPr>
          <w:t>e</w:t>
        </w:r>
      </w:ins>
      <w:ins w:id="454" w:author="Thomas Kapral" w:date="2022-04-11T13:02:00Z">
        <w:r w:rsidRPr="29DD5717">
          <w:rPr>
            <w:rFonts w:ascii="Calibri" w:hAnsi="Calibri"/>
            <w:lang w:val="en-US"/>
          </w:rPr>
          <w:t>rpretation:</w:t>
        </w:r>
      </w:ins>
      <w:ins w:id="455" w:author="Thomas Kapral" w:date="2022-04-12T13:15:00Z">
        <w:r w:rsidRPr="29DD5717">
          <w:rPr>
            <w:rFonts w:ascii="Calibri" w:hAnsi="Calibri"/>
            <w:lang w:val="en-US"/>
          </w:rPr>
          <w:t xml:space="preserve"> (just some vague ideas, no need to take any of these up)</w:t>
        </w:r>
      </w:ins>
    </w:p>
    <w:p w14:paraId="0C32AB4B" w14:textId="42BE7EBE" w:rsidR="4105E7F7" w:rsidRDefault="4105E7F7" w:rsidP="4105E7F7">
      <w:pPr>
        <w:rPr>
          <w:ins w:id="456" w:author="Thomas Kapral" w:date="2022-04-11T13:10:00Z"/>
          <w:rFonts w:ascii="Calibri" w:hAnsi="Calibri"/>
          <w:lang w:val="en-US"/>
        </w:rPr>
      </w:pPr>
      <w:ins w:id="457" w:author="Thomas Kapral" w:date="2022-04-11T13:02:00Z">
        <w:r w:rsidRPr="4105E7F7">
          <w:rPr>
            <w:rFonts w:ascii="Calibri" w:hAnsi="Calibri"/>
            <w:lang w:val="en-US"/>
          </w:rPr>
          <w:t>H</w:t>
        </w:r>
      </w:ins>
      <w:ins w:id="458" w:author="Thomas Kapral" w:date="2022-04-11T12:45:00Z">
        <w:r w:rsidRPr="4105E7F7">
          <w:rPr>
            <w:rFonts w:ascii="Calibri" w:hAnsi="Calibri"/>
            <w:lang w:val="en-US"/>
          </w:rPr>
          <w:t xml:space="preserve">igh </w:t>
        </w:r>
      </w:ins>
      <w:ins w:id="459" w:author="Thomas Kapral" w:date="2022-04-11T12:59:00Z">
        <w:r w:rsidRPr="4105E7F7">
          <w:rPr>
            <w:rFonts w:ascii="Calibri" w:hAnsi="Calibri"/>
            <w:lang w:val="en-US"/>
          </w:rPr>
          <w:t>occurrence</w:t>
        </w:r>
      </w:ins>
      <w:ins w:id="460" w:author="Thomas Kapral" w:date="2022-04-11T12:58:00Z">
        <w:r w:rsidRPr="4105E7F7">
          <w:rPr>
            <w:rFonts w:ascii="Calibri" w:hAnsi="Calibri"/>
            <w:lang w:val="en-US"/>
          </w:rPr>
          <w:t xml:space="preserve"> </w:t>
        </w:r>
      </w:ins>
      <w:ins w:id="461" w:author="Thomas Kapral" w:date="2022-04-11T12:45:00Z">
        <w:r w:rsidRPr="4105E7F7">
          <w:rPr>
            <w:rFonts w:ascii="Calibri" w:hAnsi="Calibri"/>
            <w:lang w:val="en-US"/>
          </w:rPr>
          <w:t xml:space="preserve">of binding-sequences </w:t>
        </w:r>
      </w:ins>
      <w:ins w:id="462" w:author="Thomas Kapral" w:date="2022-04-11T12:59:00Z">
        <w:r w:rsidRPr="4105E7F7">
          <w:rPr>
            <w:rFonts w:ascii="Calibri" w:hAnsi="Calibri"/>
            <w:lang w:val="en-US"/>
          </w:rPr>
          <w:t xml:space="preserve">in auto CDS means what? </w:t>
        </w:r>
      </w:ins>
      <w:ins w:id="463" w:author="Thomas Kapral" w:date="2022-04-11T13:02:00Z">
        <w:r w:rsidRPr="4105E7F7">
          <w:rPr>
            <w:rFonts w:ascii="Calibri" w:hAnsi="Calibri"/>
            <w:lang w:val="en-US"/>
          </w:rPr>
          <w:t xml:space="preserve"> </w:t>
        </w:r>
      </w:ins>
      <w:ins w:id="464" w:author="Thomas Kapral" w:date="2022-04-11T13:03:00Z">
        <w:r w:rsidRPr="4105E7F7">
          <w:rPr>
            <w:rFonts w:ascii="Calibri" w:hAnsi="Calibri"/>
            <w:lang w:val="en-US"/>
          </w:rPr>
          <w:t>Is the assumption that these specific motif-sequences are bound</w:t>
        </w:r>
      </w:ins>
      <w:ins w:id="465" w:author="Thomas Kapral" w:date="2022-04-11T13:04:00Z">
        <w:r w:rsidRPr="4105E7F7">
          <w:rPr>
            <w:rFonts w:ascii="Calibri" w:hAnsi="Calibri"/>
            <w:lang w:val="en-US"/>
          </w:rPr>
          <w:t xml:space="preserve"> in a complementary fashion? </w:t>
        </w:r>
      </w:ins>
      <w:ins w:id="466" w:author="Thomas Kapral" w:date="2022-04-11T13:07:00Z">
        <w:r w:rsidRPr="4105E7F7">
          <w:rPr>
            <w:rFonts w:ascii="Calibri" w:hAnsi="Calibri"/>
            <w:lang w:val="en-US"/>
          </w:rPr>
          <w:t xml:space="preserve">Why is only part of the CDS bound and not all? </w:t>
        </w:r>
      </w:ins>
      <w:ins w:id="467" w:author="Thomas Kapral" w:date="2022-04-11T13:08:00Z">
        <w:r w:rsidRPr="4105E7F7">
          <w:rPr>
            <w:rFonts w:ascii="Calibri" w:hAnsi="Calibri"/>
            <w:lang w:val="en-US"/>
          </w:rPr>
          <w:t>Is the assumption that some RNA binding domains</w:t>
        </w:r>
      </w:ins>
      <w:ins w:id="468" w:author="Thomas Kapral" w:date="2022-04-11T13:09:00Z">
        <w:r w:rsidRPr="4105E7F7">
          <w:rPr>
            <w:rFonts w:ascii="Calibri" w:hAnsi="Calibri"/>
            <w:lang w:val="en-US"/>
          </w:rPr>
          <w:t xml:space="preserve"> </w:t>
        </w:r>
      </w:ins>
      <w:ins w:id="469" w:author="Thomas Kapral" w:date="2022-04-11T13:08:00Z">
        <w:r w:rsidRPr="4105E7F7">
          <w:rPr>
            <w:rFonts w:ascii="Calibri" w:hAnsi="Calibri"/>
            <w:lang w:val="en-US"/>
          </w:rPr>
          <w:t>bind specific motif sequences</w:t>
        </w:r>
      </w:ins>
      <w:ins w:id="470" w:author="Thomas Kapral" w:date="2022-04-11T13:09:00Z">
        <w:r w:rsidRPr="4105E7F7">
          <w:rPr>
            <w:rFonts w:ascii="Calibri" w:hAnsi="Calibri"/>
            <w:lang w:val="en-US"/>
          </w:rPr>
          <w:t xml:space="preserve"> that look like their own codons? If so, does this mean that only certain domains bind c</w:t>
        </w:r>
      </w:ins>
      <w:ins w:id="471" w:author="Thomas Kapral" w:date="2022-04-11T13:10:00Z">
        <w:r w:rsidRPr="4105E7F7">
          <w:rPr>
            <w:rFonts w:ascii="Calibri" w:hAnsi="Calibri"/>
            <w:lang w:val="en-US"/>
          </w:rPr>
          <w:t>omplementary, other protein/RNA sequences do not?</w:t>
        </w:r>
      </w:ins>
    </w:p>
    <w:p w14:paraId="5E2A7CB2" w14:textId="5157663C" w:rsidR="4105E7F7" w:rsidRDefault="4105E7F7" w:rsidP="4105E7F7">
      <w:pPr>
        <w:rPr>
          <w:ins w:id="472" w:author="Thomas Kapral" w:date="2022-04-11T13:14:00Z"/>
          <w:rFonts w:ascii="Calibri" w:hAnsi="Calibri"/>
          <w:lang w:val="en-US"/>
        </w:rPr>
      </w:pPr>
      <w:ins w:id="473" w:author="Thomas Kapral" w:date="2022-04-11T13:10:00Z">
        <w:r w:rsidRPr="4105E7F7">
          <w:rPr>
            <w:rFonts w:ascii="Calibri" w:hAnsi="Calibri"/>
            <w:lang w:val="en-US"/>
          </w:rPr>
          <w:t>Alternatively, are RNA-binding domains thought to behave</w:t>
        </w:r>
      </w:ins>
      <w:ins w:id="474" w:author="Thomas Kapral" w:date="2022-04-11T13:11:00Z">
        <w:r w:rsidRPr="4105E7F7">
          <w:rPr>
            <w:rFonts w:ascii="Calibri" w:hAnsi="Calibri"/>
            <w:lang w:val="en-US"/>
          </w:rPr>
          <w:t xml:space="preserve"> independent of the complementarily hypothesis, which just happens to influence (</w:t>
        </w:r>
      </w:ins>
      <w:ins w:id="475" w:author="Thomas Kapral" w:date="2022-04-11T13:12:00Z">
        <w:r w:rsidRPr="4105E7F7">
          <w:rPr>
            <w:rFonts w:ascii="Calibri" w:hAnsi="Calibri"/>
            <w:lang w:val="en-US"/>
          </w:rPr>
          <w:t xml:space="preserve">on large-scale or compositional/hydrophobicity level), </w:t>
        </w:r>
      </w:ins>
      <w:ins w:id="476" w:author="Thomas Kapral" w:date="2022-04-11T13:13:00Z">
        <w:r w:rsidRPr="4105E7F7">
          <w:rPr>
            <w:rFonts w:ascii="Calibri" w:hAnsi="Calibri"/>
            <w:lang w:val="en-US"/>
          </w:rPr>
          <w:t xml:space="preserve">which RNAs are met by the protein (pre-selection) out of which the domain lead to specific interactions? In this way, every domain </w:t>
        </w:r>
      </w:ins>
      <w:ins w:id="477" w:author="Thomas Kapral" w:date="2022-04-11T13:14:00Z">
        <w:r w:rsidRPr="4105E7F7">
          <w:rPr>
            <w:rFonts w:ascii="Calibri" w:hAnsi="Calibri"/>
            <w:lang w:val="en-US"/>
          </w:rPr>
          <w:t xml:space="preserve">would need to have an ensemble of possible binding-sequences, which is modulated by less specific (compositional complementarity) effects. </w:t>
        </w:r>
        <w:proofErr w:type="gramStart"/>
        <w:r w:rsidRPr="4105E7F7">
          <w:rPr>
            <w:rFonts w:ascii="Calibri" w:hAnsi="Calibri"/>
            <w:lang w:val="en-US"/>
          </w:rPr>
          <w:t>So</w:t>
        </w:r>
        <w:proofErr w:type="gramEnd"/>
        <w:r w:rsidRPr="4105E7F7">
          <w:rPr>
            <w:rFonts w:ascii="Calibri" w:hAnsi="Calibri"/>
            <w:lang w:val="en-US"/>
          </w:rPr>
          <w:t xml:space="preserve"> is the hypothesis a composite effect?</w:t>
        </w:r>
      </w:ins>
    </w:p>
    <w:p w14:paraId="4B7DFBBC" w14:textId="2660EA8C" w:rsidR="4105E7F7" w:rsidRDefault="4105E7F7" w:rsidP="4105E7F7">
      <w:pPr>
        <w:rPr>
          <w:ins w:id="478" w:author="Thomas Kapral" w:date="2022-04-11T13:19:00Z"/>
          <w:rFonts w:ascii="Calibri" w:hAnsi="Calibri"/>
          <w:lang w:val="en-US"/>
        </w:rPr>
      </w:pPr>
      <w:ins w:id="479" w:author="Thomas Kapral" w:date="2022-04-11T13:15:00Z">
        <w:r w:rsidRPr="4105E7F7">
          <w:rPr>
            <w:rFonts w:ascii="Calibri" w:hAnsi="Calibri"/>
            <w:lang w:val="en-US"/>
          </w:rPr>
          <w:t>Alternatively, how can evolutional selection towards autologous interactions influence these results? How would this be connected to the complementarity hypothesis?</w:t>
        </w:r>
      </w:ins>
    </w:p>
    <w:p w14:paraId="0C67697F" w14:textId="3CA5EE74" w:rsidR="4105E7F7" w:rsidRDefault="29DD5717" w:rsidP="4105E7F7">
      <w:pPr>
        <w:rPr>
          <w:ins w:id="480" w:author="Thomas Kapral" w:date="2022-04-12T12:40:00Z"/>
          <w:rFonts w:ascii="Calibri" w:hAnsi="Calibri"/>
          <w:lang w:val="en-US"/>
        </w:rPr>
      </w:pPr>
      <w:ins w:id="481" w:author="Thomas Kapral" w:date="2022-04-11T13:19:00Z">
        <w:r w:rsidRPr="29DD5717">
          <w:rPr>
            <w:rFonts w:ascii="Calibri" w:hAnsi="Calibri"/>
            <w:lang w:val="en-US"/>
          </w:rPr>
          <w:t>Would it be seen that own mRNAs (often regulated in UTR regions rather than CDS) adopt these motif sequences to favo</w:t>
        </w:r>
      </w:ins>
      <w:ins w:id="482" w:author="Thomas Kapral" w:date="2022-04-11T13:20:00Z">
        <w:r w:rsidRPr="29DD5717">
          <w:rPr>
            <w:rFonts w:ascii="Calibri" w:hAnsi="Calibri"/>
            <w:lang w:val="en-US"/>
          </w:rPr>
          <w:t xml:space="preserve">r </w:t>
        </w:r>
        <w:proofErr w:type="spellStart"/>
        <w:r w:rsidRPr="29DD5717">
          <w:rPr>
            <w:rFonts w:ascii="Calibri" w:hAnsi="Calibri"/>
            <w:lang w:val="en-US"/>
          </w:rPr>
          <w:t>autol</w:t>
        </w:r>
        <w:proofErr w:type="spellEnd"/>
        <w:r w:rsidRPr="29DD5717">
          <w:rPr>
            <w:rFonts w:ascii="Calibri" w:hAnsi="Calibri"/>
            <w:lang w:val="en-US"/>
          </w:rPr>
          <w:t xml:space="preserve"> regulation? Does complementarity hypothesis somehow facilitate this adoption? </w:t>
        </w:r>
      </w:ins>
    </w:p>
    <w:p w14:paraId="58412E0A" w14:textId="2FFA8F28" w:rsidR="29DD5717" w:rsidRDefault="29DD5717" w:rsidP="29DD5717">
      <w:pPr>
        <w:rPr>
          <w:ins w:id="483" w:author="Thomas Kapral" w:date="2022-04-12T12:40:00Z"/>
          <w:rFonts w:ascii="Calibri" w:hAnsi="Calibri"/>
          <w:lang w:val="en-US"/>
        </w:rPr>
      </w:pPr>
    </w:p>
    <w:p w14:paraId="17B8A7A7" w14:textId="2ECBC39E" w:rsidR="29DD5717" w:rsidRDefault="29DD5717">
      <w:pPr>
        <w:pStyle w:val="ListParagraph"/>
        <w:numPr>
          <w:ilvl w:val="0"/>
          <w:numId w:val="1"/>
        </w:numPr>
        <w:rPr>
          <w:ins w:id="484" w:author="Thomas Kapral" w:date="2022-04-12T12:42:00Z"/>
          <w:rFonts w:eastAsiaTheme="majorEastAsia" w:cstheme="majorBidi"/>
          <w:lang w:val="en-US"/>
        </w:rPr>
        <w:pPrChange w:id="485" w:author="Thomas Kapral" w:date="2022-04-12T12:53:00Z">
          <w:pPr/>
        </w:pPrChange>
      </w:pPr>
      <w:ins w:id="486" w:author="Thomas Kapral" w:date="2022-04-12T12:40:00Z">
        <w:r w:rsidRPr="29DD5717">
          <w:rPr>
            <w:rFonts w:ascii="Calibri" w:hAnsi="Calibri"/>
            <w:lang w:val="en-US"/>
          </w:rPr>
          <w:t>Speak about possibility of feedback loops v</w:t>
        </w:r>
      </w:ins>
      <w:ins w:id="487" w:author="Thomas Kapral" w:date="2022-04-12T12:41:00Z">
        <w:r w:rsidRPr="29DD5717">
          <w:rPr>
            <w:rFonts w:ascii="Calibri" w:hAnsi="Calibri"/>
            <w:lang w:val="en-US"/>
          </w:rPr>
          <w:t>ia direct binding and how your results could indicate those.</w:t>
        </w:r>
      </w:ins>
    </w:p>
    <w:p w14:paraId="607DA046" w14:textId="7F22392D" w:rsidR="29DD5717" w:rsidRDefault="29DD5717" w:rsidP="29DD5717">
      <w:pPr>
        <w:rPr>
          <w:ins w:id="488" w:author="Thomas Kapral" w:date="2022-04-12T12:42:00Z"/>
          <w:rFonts w:ascii="Calibri" w:hAnsi="Calibri"/>
          <w:lang w:val="en-US"/>
        </w:rPr>
      </w:pPr>
    </w:p>
    <w:p w14:paraId="1E891A80" w14:textId="1653FF96" w:rsidR="29DD5717" w:rsidRDefault="29DD5717">
      <w:pPr>
        <w:pStyle w:val="ListParagraph"/>
        <w:numPr>
          <w:ilvl w:val="0"/>
          <w:numId w:val="1"/>
        </w:numPr>
        <w:rPr>
          <w:ins w:id="489" w:author="Thomas Kapral" w:date="2022-04-12T12:39:00Z"/>
          <w:rFonts w:eastAsiaTheme="majorEastAsia" w:cstheme="majorBidi"/>
          <w:lang w:val="en-US"/>
        </w:rPr>
        <w:pPrChange w:id="490" w:author="Thomas Kapral" w:date="2022-04-12T12:53:00Z">
          <w:pPr/>
        </w:pPrChange>
      </w:pPr>
      <w:ins w:id="491" w:author="Thomas Kapral" w:date="2022-04-12T12:53:00Z">
        <w:r w:rsidRPr="29DD5717">
          <w:rPr>
            <w:rFonts w:ascii="Calibri" w:hAnsi="Calibri"/>
            <w:lang w:val="en-US"/>
          </w:rPr>
          <w:t>refer to differences in approaches and what they might imply</w:t>
        </w:r>
      </w:ins>
    </w:p>
    <w:p w14:paraId="453CEEFB" w14:textId="7BD7B330" w:rsidR="29DD5717" w:rsidRDefault="29DD5717" w:rsidP="29DD5717">
      <w:pPr>
        <w:rPr>
          <w:ins w:id="492" w:author="Thomas Kapral" w:date="2022-04-11T13:03:00Z"/>
          <w:rFonts w:ascii="Calibri" w:hAnsi="Calibri"/>
          <w:lang w:val="en-US"/>
        </w:rPr>
      </w:pPr>
    </w:p>
    <w:p w14:paraId="760F39A9" w14:textId="116CAA84" w:rsidR="4105E7F7" w:rsidRDefault="4105E7F7" w:rsidP="4105E7F7">
      <w:pPr>
        <w:rPr>
          <w:del w:id="493" w:author="Thomas Kapral" w:date="2022-04-11T13:16:00Z"/>
          <w:rFonts w:ascii="Calibri" w:hAnsi="Calibri"/>
          <w:lang w:val="en-US"/>
        </w:rPr>
      </w:pPr>
    </w:p>
    <w:p w14:paraId="2385B4E0" w14:textId="393CF859" w:rsidR="4105E7F7" w:rsidRDefault="4105E7F7" w:rsidP="4105E7F7">
      <w:pPr>
        <w:rPr>
          <w:del w:id="494" w:author="Thomas Kapral" w:date="2022-04-11T13:16:00Z"/>
          <w:rFonts w:ascii="Calibri" w:hAnsi="Calibri"/>
          <w:lang w:val="en-US"/>
        </w:rPr>
      </w:pPr>
    </w:p>
    <w:p w14:paraId="0FDECA73" w14:textId="563F90EE" w:rsidR="4105E7F7" w:rsidRDefault="29DD5717" w:rsidP="4105E7F7">
      <w:pPr>
        <w:rPr>
          <w:ins w:id="495" w:author="Thomas Kapral" w:date="2022-04-11T12:46:00Z"/>
          <w:rFonts w:ascii="Calibri" w:hAnsi="Calibri"/>
          <w:lang w:val="en-US"/>
        </w:rPr>
      </w:pPr>
      <w:ins w:id="496" w:author="Thomas Kapral" w:date="2022-04-11T12:42:00Z">
        <w:r w:rsidRPr="29DD5717">
          <w:rPr>
            <w:rFonts w:ascii="Calibri" w:hAnsi="Calibri"/>
            <w:lang w:val="en-US"/>
          </w:rPr>
          <w:t xml:space="preserve"> problems:</w:t>
        </w:r>
      </w:ins>
      <w:ins w:id="497" w:author="Thomas Kapral" w:date="2022-04-12T13:14:00Z">
        <w:r w:rsidRPr="29DD5717">
          <w:rPr>
            <w:rFonts w:ascii="Calibri" w:hAnsi="Calibri"/>
            <w:lang w:val="en-US"/>
          </w:rPr>
          <w:t xml:space="preserve"> </w:t>
        </w:r>
      </w:ins>
      <w:ins w:id="498" w:author="Thomas Kapral" w:date="2022-04-12T13:15:00Z">
        <w:r w:rsidRPr="29DD5717">
          <w:rPr>
            <w:rFonts w:ascii="Calibri" w:hAnsi="Calibri"/>
            <w:lang w:val="en-US"/>
          </w:rPr>
          <w:t>(just some vague ideas, no need to take any of these up)</w:t>
        </w:r>
      </w:ins>
    </w:p>
    <w:p w14:paraId="0FFEF15C" w14:textId="1F1C8814" w:rsidR="4105E7F7" w:rsidRDefault="4105E7F7" w:rsidP="4105E7F7">
      <w:pPr>
        <w:rPr>
          <w:ins w:id="499" w:author="Thomas Kapral" w:date="2022-04-11T13:22:00Z"/>
          <w:rFonts w:ascii="Calibri" w:hAnsi="Calibri"/>
          <w:lang w:val="en-US"/>
        </w:rPr>
      </w:pPr>
      <w:ins w:id="500" w:author="Thomas Kapral" w:date="2022-04-11T13:22:00Z">
        <w:r w:rsidRPr="4105E7F7">
          <w:rPr>
            <w:rFonts w:ascii="Calibri" w:hAnsi="Calibri"/>
            <w:lang w:val="en-US"/>
          </w:rPr>
          <w:t xml:space="preserve">- </w:t>
        </w:r>
      </w:ins>
      <w:ins w:id="501" w:author="Thomas Kapral" w:date="2022-04-11T13:16:00Z">
        <w:r w:rsidRPr="4105E7F7">
          <w:rPr>
            <w:rFonts w:ascii="Calibri" w:hAnsi="Calibri"/>
            <w:lang w:val="en-US"/>
          </w:rPr>
          <w:t>How can</w:t>
        </w:r>
      </w:ins>
      <w:ins w:id="502" w:author="Thomas Kapral" w:date="2022-04-11T13:17:00Z">
        <w:r w:rsidRPr="4105E7F7">
          <w:rPr>
            <w:rFonts w:ascii="Calibri" w:hAnsi="Calibri"/>
            <w:lang w:val="en-US"/>
          </w:rPr>
          <w:t xml:space="preserve"> binding preferences of</w:t>
        </w:r>
      </w:ins>
      <w:ins w:id="503" w:author="Thomas Kapral" w:date="2022-04-11T13:16:00Z">
        <w:r w:rsidRPr="4105E7F7">
          <w:rPr>
            <w:rFonts w:ascii="Calibri" w:hAnsi="Calibri"/>
            <w:lang w:val="en-US"/>
          </w:rPr>
          <w:t xml:space="preserve"> small hexa-heptamers, which correspond to just 2 amino-acids,</w:t>
        </w:r>
      </w:ins>
      <w:ins w:id="504" w:author="Thomas Kapral" w:date="2022-04-11T13:17:00Z">
        <w:r w:rsidRPr="4105E7F7">
          <w:rPr>
            <w:rFonts w:ascii="Calibri" w:hAnsi="Calibri"/>
            <w:lang w:val="en-US"/>
          </w:rPr>
          <w:t xml:space="preserve"> or less than a percent of the peptide, be taken as evidence of full peptide </w:t>
        </w:r>
      </w:ins>
      <w:ins w:id="505" w:author="Thomas Kapral" w:date="2022-04-11T13:18:00Z">
        <w:r w:rsidRPr="4105E7F7">
          <w:rPr>
            <w:rFonts w:ascii="Calibri" w:hAnsi="Calibri"/>
            <w:lang w:val="en-US"/>
          </w:rPr>
          <w:t xml:space="preserve">full CDS complementarity? </w:t>
        </w:r>
      </w:ins>
    </w:p>
    <w:p w14:paraId="400B30AD" w14:textId="7C6903D0" w:rsidR="4105E7F7" w:rsidRDefault="29DD5717" w:rsidP="4105E7F7">
      <w:pPr>
        <w:rPr>
          <w:ins w:id="506" w:author="Thomas Kapral" w:date="2022-04-12T09:54:00Z"/>
          <w:rFonts w:ascii="Calibri" w:hAnsi="Calibri"/>
          <w:lang w:val="en-US"/>
        </w:rPr>
      </w:pPr>
      <w:ins w:id="507" w:author="Thomas Kapral" w:date="2022-04-11T13:22:00Z">
        <w:r w:rsidRPr="29DD5717">
          <w:rPr>
            <w:rFonts w:ascii="Calibri" w:hAnsi="Calibri"/>
            <w:lang w:val="en-US"/>
          </w:rPr>
          <w:t xml:space="preserve">- It is known that RBPs </w:t>
        </w:r>
      </w:ins>
      <w:ins w:id="508" w:author="Thomas Kapral" w:date="2022-04-11T13:26:00Z">
        <w:r w:rsidRPr="29DD5717">
          <w:rPr>
            <w:rFonts w:ascii="Calibri" w:hAnsi="Calibri"/>
            <w:lang w:val="en-US"/>
          </w:rPr>
          <w:t>re</w:t>
        </w:r>
      </w:ins>
      <w:ins w:id="509" w:author="Thomas Kapral" w:date="2022-04-11T13:27:00Z">
        <w:r w:rsidRPr="29DD5717">
          <w:rPr>
            <w:rFonts w:ascii="Calibri" w:hAnsi="Calibri"/>
            <w:lang w:val="en-US"/>
          </w:rPr>
          <w:t>present a group of proteins/gene</w:t>
        </w:r>
      </w:ins>
      <w:ins w:id="510" w:author="Thomas Kapral" w:date="2022-04-11T13:28:00Z">
        <w:r w:rsidRPr="29DD5717">
          <w:rPr>
            <w:rFonts w:ascii="Calibri" w:hAnsi="Calibri"/>
            <w:lang w:val="en-US"/>
          </w:rPr>
          <w:t>s</w:t>
        </w:r>
      </w:ins>
      <w:ins w:id="511" w:author="Thomas Kapral" w:date="2022-04-11T13:27:00Z">
        <w:r w:rsidRPr="29DD5717">
          <w:rPr>
            <w:rFonts w:ascii="Calibri" w:hAnsi="Calibri"/>
            <w:lang w:val="en-US"/>
          </w:rPr>
          <w:t xml:space="preserve"> with high mutual similarity. If </w:t>
        </w:r>
      </w:ins>
      <w:ins w:id="512" w:author="Thomas Kapral" w:date="2022-04-11T13:28:00Z">
        <w:r w:rsidRPr="29DD5717">
          <w:rPr>
            <w:rFonts w:ascii="Calibri" w:hAnsi="Calibri"/>
            <w:lang w:val="en-US"/>
          </w:rPr>
          <w:t>you see enrichments of motif sequences in own CDS's, it could be expected that al</w:t>
        </w:r>
      </w:ins>
      <w:ins w:id="513" w:author="Thomas Kapral" w:date="2022-04-11T13:29:00Z">
        <w:r w:rsidRPr="29DD5717">
          <w:rPr>
            <w:rFonts w:ascii="Calibri" w:hAnsi="Calibri"/>
            <w:lang w:val="en-US"/>
          </w:rPr>
          <w:t>l CDS’</w:t>
        </w:r>
      </w:ins>
      <w:ins w:id="514" w:author="Thomas Kapral" w:date="2022-04-11T13:41:00Z">
        <w:r w:rsidRPr="29DD5717">
          <w:rPr>
            <w:rFonts w:ascii="Calibri" w:hAnsi="Calibri"/>
            <w:lang w:val="en-US"/>
          </w:rPr>
          <w:t>s of any RBPs would be enriched for all RBPs?</w:t>
        </w:r>
      </w:ins>
    </w:p>
    <w:p w14:paraId="5233D0BC" w14:textId="3A536DEA" w:rsidR="29DD5717" w:rsidRDefault="29DD5717" w:rsidP="29DD5717">
      <w:pPr>
        <w:rPr>
          <w:ins w:id="515" w:author="Thomas Kapral" w:date="2022-04-11T13:18:00Z"/>
          <w:del w:id="516" w:author="Thomas Kapral" w:date="2022-04-11T13:29:00Z"/>
          <w:rFonts w:ascii="Calibri" w:hAnsi="Calibri"/>
          <w:lang w:val="en-US"/>
        </w:rPr>
      </w:pPr>
      <w:ins w:id="517" w:author="Thomas Kapral" w:date="2022-04-12T09:54:00Z">
        <w:r w:rsidRPr="29DD5717">
          <w:rPr>
            <w:rFonts w:ascii="Calibri" w:hAnsi="Calibri"/>
            <w:lang w:val="en-US"/>
          </w:rPr>
          <w:t xml:space="preserve">What does it mean, if the full transcript is more </w:t>
        </w:r>
      </w:ins>
      <w:ins w:id="518" w:author="Thomas Kapral" w:date="2022-04-12T09:55:00Z">
        <w:r w:rsidRPr="29DD5717">
          <w:rPr>
            <w:rFonts w:ascii="Calibri" w:hAnsi="Calibri"/>
            <w:lang w:val="en-US"/>
          </w:rPr>
          <w:t>enriched</w:t>
        </w:r>
      </w:ins>
      <w:ins w:id="519" w:author="Thomas Kapral" w:date="2022-04-12T09:54:00Z">
        <w:r w:rsidRPr="29DD5717">
          <w:rPr>
            <w:rFonts w:ascii="Calibri" w:hAnsi="Calibri"/>
            <w:lang w:val="en-US"/>
          </w:rPr>
          <w:t xml:space="preserve"> in motif-</w:t>
        </w:r>
      </w:ins>
      <w:ins w:id="520" w:author="Thomas Kapral" w:date="2022-04-12T09:58:00Z">
        <w:r w:rsidRPr="29DD5717">
          <w:rPr>
            <w:rFonts w:ascii="Calibri" w:hAnsi="Calibri"/>
            <w:lang w:val="en-US"/>
          </w:rPr>
          <w:t>occurrences</w:t>
        </w:r>
      </w:ins>
      <w:ins w:id="521" w:author="Thomas Kapral" w:date="2022-04-12T09:54:00Z">
        <w:r w:rsidRPr="29DD5717">
          <w:rPr>
            <w:rFonts w:ascii="Calibri" w:hAnsi="Calibri"/>
            <w:lang w:val="en-US"/>
          </w:rPr>
          <w:t xml:space="preserve"> than any of its 3 contexts? </w:t>
        </w:r>
      </w:ins>
      <w:ins w:id="522" w:author="Thomas Kapral" w:date="2022-04-12T09:55:00Z">
        <w:r w:rsidRPr="29DD5717">
          <w:rPr>
            <w:rFonts w:ascii="Calibri" w:hAnsi="Calibri"/>
            <w:lang w:val="en-US"/>
          </w:rPr>
          <w:t xml:space="preserve">(I think this mathematically means that </w:t>
        </w:r>
      </w:ins>
      <w:ins w:id="523" w:author="Thomas Kapral" w:date="2022-04-12T09:56:00Z">
        <w:r w:rsidRPr="29DD5717">
          <w:rPr>
            <w:rFonts w:ascii="Calibri" w:hAnsi="Calibri"/>
            <w:lang w:val="en-US"/>
          </w:rPr>
          <w:t>more-enriched contexts happened to be relatively longer compared to the same contexts</w:t>
        </w:r>
      </w:ins>
      <w:ins w:id="524" w:author="Thomas Kapral" w:date="2022-04-12T09:57:00Z">
        <w:r w:rsidRPr="29DD5717">
          <w:rPr>
            <w:rFonts w:ascii="Calibri" w:hAnsi="Calibri"/>
            <w:lang w:val="en-US"/>
          </w:rPr>
          <w:t xml:space="preserve"> of other genes). </w:t>
        </w:r>
      </w:ins>
      <w:ins w:id="525" w:author="Thomas Kapral" w:date="2022-04-12T09:58:00Z">
        <w:r w:rsidRPr="29DD5717">
          <w:rPr>
            <w:rFonts w:ascii="Calibri" w:hAnsi="Calibri"/>
            <w:lang w:val="en-US"/>
          </w:rPr>
          <w:t xml:space="preserve">Is this problematic? </w:t>
        </w:r>
      </w:ins>
    </w:p>
    <w:p w14:paraId="227C1CA0" w14:textId="6FBA2877" w:rsidR="4105E7F7" w:rsidRDefault="4105E7F7" w:rsidP="4105E7F7">
      <w:pPr>
        <w:rPr>
          <w:del w:id="526" w:author="Thomas Kapral" w:date="2022-04-11T13:16:00Z"/>
          <w:rFonts w:ascii="Calibri" w:hAnsi="Calibri"/>
          <w:lang w:val="en-US"/>
        </w:rPr>
      </w:pPr>
    </w:p>
    <w:p w14:paraId="57B71159" w14:textId="6862238A" w:rsidR="003F209A" w:rsidRPr="00AE20A9" w:rsidRDefault="003F209A">
      <w:pPr>
        <w:rPr>
          <w:lang w:val="en-US"/>
        </w:rPr>
      </w:pPr>
      <w:r w:rsidRPr="00AE20A9">
        <w:rPr>
          <w:lang w:val="en-US"/>
        </w:rPr>
        <w:br w:type="page"/>
      </w:r>
    </w:p>
    <w:bookmarkStart w:id="527" w:name="_Toc100003508" w:displacedByCustomXml="next"/>
    <w:sdt>
      <w:sdtPr>
        <w:rPr>
          <w:sz w:val="22"/>
          <w:szCs w:val="22"/>
          <w:lang w:val="en-US"/>
        </w:rPr>
        <w:id w:val="1728648508"/>
        <w:docPartObj>
          <w:docPartGallery w:val="Bibliographies"/>
          <w:docPartUnique/>
        </w:docPartObj>
      </w:sdtPr>
      <w:sdtEndPr/>
      <w:sdtContent>
        <w:p w14:paraId="70B7F090" w14:textId="4E79D8F4" w:rsidR="0014341B" w:rsidRPr="00AE20A9" w:rsidRDefault="0014341B">
          <w:pPr>
            <w:pStyle w:val="Heading1"/>
            <w:rPr>
              <w:lang w:val="en-US"/>
            </w:rPr>
          </w:pPr>
          <w:r w:rsidRPr="00AE20A9">
            <w:rPr>
              <w:lang w:val="en-US"/>
            </w:rPr>
            <w:t>References</w:t>
          </w:r>
          <w:bookmarkEnd w:id="527"/>
        </w:p>
        <w:sdt>
          <w:sdtPr>
            <w:rPr>
              <w:lang w:val="en-US"/>
            </w:rPr>
            <w:id w:val="-573587230"/>
            <w:bibliography/>
          </w:sdtPr>
          <w:sdtEndPr/>
          <w:sdtContent>
            <w:p w14:paraId="3C8F0407" w14:textId="77777777" w:rsidR="00332F35" w:rsidRDefault="0014341B" w:rsidP="00B10808">
              <w:pPr>
                <w:rPr>
                  <w:rFonts w:ascii="Arial" w:hAnsi="Arial"/>
                  <w:noProof/>
                </w:rPr>
              </w:pPr>
              <w:r w:rsidRPr="00AE20A9">
                <w:rPr>
                  <w:lang w:val="en-US"/>
                </w:rPr>
                <w:fldChar w:fldCharType="begin"/>
              </w:r>
              <w:r w:rsidRPr="00AE20A9">
                <w:rPr>
                  <w:lang w:val="en-US"/>
                </w:rPr>
                <w:instrText xml:space="preserve"> BIBLIOGRAPHY </w:instrText>
              </w:r>
              <w:r w:rsidRPr="00AE20A9">
                <w:rPr>
                  <w:lang w:val="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596"/>
              </w:tblGrid>
              <w:tr w:rsidR="00332F35" w:rsidRPr="005E518E" w14:paraId="4384F20E" w14:textId="77777777">
                <w:trPr>
                  <w:divId w:val="1798792413"/>
                  <w:tblCellSpacing w:w="15" w:type="dxa"/>
                </w:trPr>
                <w:tc>
                  <w:tcPr>
                    <w:tcW w:w="50" w:type="pct"/>
                    <w:hideMark/>
                  </w:tcPr>
                  <w:p w14:paraId="11A72BB6" w14:textId="1884DFEB" w:rsidR="00332F35" w:rsidRDefault="00332F35">
                    <w:pPr>
                      <w:pStyle w:val="Bibliography"/>
                      <w:rPr>
                        <w:noProof/>
                        <w:sz w:val="24"/>
                        <w:szCs w:val="24"/>
                        <w:lang w:val="en-US"/>
                      </w:rPr>
                    </w:pPr>
                    <w:r>
                      <w:rPr>
                        <w:noProof/>
                        <w:lang w:val="en-US"/>
                      </w:rPr>
                      <w:t xml:space="preserve">[1] </w:t>
                    </w:r>
                  </w:p>
                </w:tc>
                <w:tc>
                  <w:tcPr>
                    <w:tcW w:w="0" w:type="auto"/>
                    <w:hideMark/>
                  </w:tcPr>
                  <w:p w14:paraId="554497EB" w14:textId="77777777" w:rsidR="00332F35" w:rsidRDefault="00332F35">
                    <w:pPr>
                      <w:pStyle w:val="Bibliography"/>
                      <w:rPr>
                        <w:noProof/>
                        <w:lang w:val="en-US"/>
                      </w:rPr>
                    </w:pPr>
                    <w:r>
                      <w:rPr>
                        <w:noProof/>
                        <w:lang w:val="en-US"/>
                      </w:rPr>
                      <w:t xml:space="preserve">G. G, S.-C. F, T. C and L.-P. E, "ATtRACT-a database of RNA-binding proteins and associated motifs," </w:t>
                    </w:r>
                    <w:r>
                      <w:rPr>
                        <w:i/>
                        <w:iCs/>
                        <w:noProof/>
                        <w:lang w:val="en-US"/>
                      </w:rPr>
                      <w:t xml:space="preserve">Database (Oxford), </w:t>
                    </w:r>
                    <w:r>
                      <w:rPr>
                        <w:noProof/>
                        <w:lang w:val="en-US"/>
                      </w:rPr>
                      <w:t xml:space="preserve">2016. </w:t>
                    </w:r>
                  </w:p>
                </w:tc>
              </w:tr>
              <w:tr w:rsidR="00332F35" w:rsidRPr="005E518E" w14:paraId="3A127879" w14:textId="77777777">
                <w:trPr>
                  <w:divId w:val="1798792413"/>
                  <w:tblCellSpacing w:w="15" w:type="dxa"/>
                </w:trPr>
                <w:tc>
                  <w:tcPr>
                    <w:tcW w:w="50" w:type="pct"/>
                    <w:hideMark/>
                  </w:tcPr>
                  <w:p w14:paraId="5E46DB33" w14:textId="77777777" w:rsidR="00332F35" w:rsidRDefault="00332F35">
                    <w:pPr>
                      <w:pStyle w:val="Bibliography"/>
                      <w:rPr>
                        <w:noProof/>
                        <w:lang w:val="en-US"/>
                      </w:rPr>
                    </w:pPr>
                    <w:r>
                      <w:rPr>
                        <w:noProof/>
                        <w:lang w:val="en-US"/>
                      </w:rPr>
                      <w:t xml:space="preserve">[2] </w:t>
                    </w:r>
                  </w:p>
                </w:tc>
                <w:tc>
                  <w:tcPr>
                    <w:tcW w:w="0" w:type="auto"/>
                    <w:hideMark/>
                  </w:tcPr>
                  <w:p w14:paraId="5F5424BE" w14:textId="77777777" w:rsidR="00332F35" w:rsidRDefault="00332F35">
                    <w:pPr>
                      <w:pStyle w:val="Bibliography"/>
                      <w:rPr>
                        <w:noProof/>
                        <w:lang w:val="en-US"/>
                      </w:rPr>
                    </w:pPr>
                    <w:r>
                      <w:rPr>
                        <w:noProof/>
                        <w:lang w:val="en-US"/>
                      </w:rPr>
                      <w:t xml:space="preserve">A. Z. J. M. E. M. E. K. T. L. K. U. Y. Y. Z. F. B. G. M. Q. H. T. R. M. L. J. 3. &amp;. T. J. Jolma, "Binding specificities of human RNA-binding proteins toward structures and linear RNA sequences," </w:t>
                    </w:r>
                    <w:r>
                      <w:rPr>
                        <w:i/>
                        <w:iCs/>
                        <w:noProof/>
                        <w:lang w:val="en-US"/>
                      </w:rPr>
                      <w:t xml:space="preserve">Genome Research, </w:t>
                    </w:r>
                    <w:r>
                      <w:rPr>
                        <w:noProof/>
                        <w:lang w:val="en-US"/>
                      </w:rPr>
                      <w:t xml:space="preserve">vol. 30, no. 7, pp. 962-973, 2020. </w:t>
                    </w:r>
                  </w:p>
                </w:tc>
              </w:tr>
              <w:tr w:rsidR="00332F35" w:rsidRPr="005E518E" w14:paraId="041A8592" w14:textId="77777777">
                <w:trPr>
                  <w:divId w:val="1798792413"/>
                  <w:tblCellSpacing w:w="15" w:type="dxa"/>
                </w:trPr>
                <w:tc>
                  <w:tcPr>
                    <w:tcW w:w="50" w:type="pct"/>
                    <w:hideMark/>
                  </w:tcPr>
                  <w:p w14:paraId="71A47F90" w14:textId="77777777" w:rsidR="00332F35" w:rsidRDefault="00332F35">
                    <w:pPr>
                      <w:pStyle w:val="Bibliography"/>
                      <w:rPr>
                        <w:noProof/>
                        <w:lang w:val="en-US"/>
                      </w:rPr>
                    </w:pPr>
                    <w:r>
                      <w:rPr>
                        <w:noProof/>
                        <w:lang w:val="en-US"/>
                      </w:rPr>
                      <w:t xml:space="preserve">[3] </w:t>
                    </w:r>
                  </w:p>
                </w:tc>
                <w:tc>
                  <w:tcPr>
                    <w:tcW w:w="0" w:type="auto"/>
                    <w:hideMark/>
                  </w:tcPr>
                  <w:p w14:paraId="4EBEADB3" w14:textId="77777777" w:rsidR="00332F35" w:rsidRDefault="00332F35">
                    <w:pPr>
                      <w:pStyle w:val="Bibliography"/>
                      <w:rPr>
                        <w:noProof/>
                        <w:lang w:val="en-US"/>
                      </w:rPr>
                    </w:pPr>
                    <w:r>
                      <w:rPr>
                        <w:noProof/>
                        <w:lang w:val="en-US"/>
                      </w:rPr>
                      <w:t xml:space="preserve">A. Theuer, "Analysis of autologous binding preferences of RNA-binding proteins," </w:t>
                    </w:r>
                    <w:r>
                      <w:rPr>
                        <w:i/>
                        <w:iCs/>
                        <w:noProof/>
                        <w:lang w:val="en-US"/>
                      </w:rPr>
                      <w:t xml:space="preserve">Bachelor Thesis, </w:t>
                    </w:r>
                    <w:r>
                      <w:rPr>
                        <w:noProof/>
                        <w:lang w:val="en-US"/>
                      </w:rPr>
                      <w:t xml:space="preserve">2022. </w:t>
                    </w:r>
                  </w:p>
                </w:tc>
              </w:tr>
              <w:tr w:rsidR="00332F35" w:rsidRPr="005E518E" w14:paraId="54100820" w14:textId="77777777">
                <w:trPr>
                  <w:divId w:val="1798792413"/>
                  <w:tblCellSpacing w:w="15" w:type="dxa"/>
                </w:trPr>
                <w:tc>
                  <w:tcPr>
                    <w:tcW w:w="50" w:type="pct"/>
                    <w:hideMark/>
                  </w:tcPr>
                  <w:p w14:paraId="0882E7D7" w14:textId="77777777" w:rsidR="00332F35" w:rsidRDefault="00332F35">
                    <w:pPr>
                      <w:pStyle w:val="Bibliography"/>
                      <w:rPr>
                        <w:noProof/>
                        <w:lang w:val="en-US"/>
                      </w:rPr>
                    </w:pPr>
                    <w:r>
                      <w:rPr>
                        <w:noProof/>
                        <w:lang w:val="en-US"/>
                      </w:rPr>
                      <w:t xml:space="preserve">[4] </w:t>
                    </w:r>
                  </w:p>
                </w:tc>
                <w:tc>
                  <w:tcPr>
                    <w:tcW w:w="0" w:type="auto"/>
                    <w:hideMark/>
                  </w:tcPr>
                  <w:p w14:paraId="2104E69E" w14:textId="77777777" w:rsidR="00332F35" w:rsidRDefault="00332F35">
                    <w:pPr>
                      <w:pStyle w:val="Bibliography"/>
                      <w:rPr>
                        <w:noProof/>
                        <w:lang w:val="en-US"/>
                      </w:rPr>
                    </w:pPr>
                    <w:r>
                      <w:rPr>
                        <w:noProof/>
                        <w:lang w:val="en-US"/>
                      </w:rPr>
                      <w:t xml:space="preserve">C. KB, H. TR and M. QD, "High-throughput characterization of protein-RNA interactions," </w:t>
                    </w:r>
                    <w:r>
                      <w:rPr>
                        <w:i/>
                        <w:iCs/>
                        <w:noProof/>
                        <w:lang w:val="en-US"/>
                      </w:rPr>
                      <w:t xml:space="preserve">Brief Funct Genomics, </w:t>
                    </w:r>
                    <w:r>
                      <w:rPr>
                        <w:noProof/>
                        <w:lang w:val="en-US"/>
                      </w:rPr>
                      <w:t xml:space="preserve">vol. 14, no. 1, pp. 74-89, 2015. </w:t>
                    </w:r>
                  </w:p>
                </w:tc>
              </w:tr>
              <w:tr w:rsidR="00332F35" w:rsidRPr="005E518E" w14:paraId="27317A4F" w14:textId="77777777">
                <w:trPr>
                  <w:divId w:val="1798792413"/>
                  <w:tblCellSpacing w:w="15" w:type="dxa"/>
                </w:trPr>
                <w:tc>
                  <w:tcPr>
                    <w:tcW w:w="50" w:type="pct"/>
                    <w:hideMark/>
                  </w:tcPr>
                  <w:p w14:paraId="06148D78" w14:textId="77777777" w:rsidR="00332F35" w:rsidRDefault="00332F35">
                    <w:pPr>
                      <w:pStyle w:val="Bibliography"/>
                      <w:rPr>
                        <w:noProof/>
                        <w:lang w:val="en-US"/>
                      </w:rPr>
                    </w:pPr>
                    <w:r>
                      <w:rPr>
                        <w:noProof/>
                        <w:lang w:val="en-US"/>
                      </w:rPr>
                      <w:t xml:space="preserve">[5] </w:t>
                    </w:r>
                  </w:p>
                </w:tc>
                <w:tc>
                  <w:tcPr>
                    <w:tcW w:w="0" w:type="auto"/>
                    <w:hideMark/>
                  </w:tcPr>
                  <w:p w14:paraId="5D83DFE7" w14:textId="77777777" w:rsidR="00332F35" w:rsidRDefault="00332F35">
                    <w:pPr>
                      <w:pStyle w:val="Bibliography"/>
                      <w:rPr>
                        <w:noProof/>
                        <w:lang w:val="en-US"/>
                      </w:rPr>
                    </w:pPr>
                    <w:r>
                      <w:rPr>
                        <w:noProof/>
                        <w:lang w:val="en-US"/>
                      </w:rPr>
                      <w:t xml:space="preserve">H. K. N. K. Z. H. H. T. M. Q. Ray D, "RNAcompete methodology and application to determine sequence preferences of unconventional RNA-binding proteins," </w:t>
                    </w:r>
                    <w:r>
                      <w:rPr>
                        <w:i/>
                        <w:iCs/>
                        <w:noProof/>
                        <w:lang w:val="en-US"/>
                      </w:rPr>
                      <w:t xml:space="preserve">Methods, </w:t>
                    </w:r>
                    <w:r>
                      <w:rPr>
                        <w:noProof/>
                        <w:lang w:val="en-US"/>
                      </w:rPr>
                      <w:t xml:space="preserve">pp. 118-119, 2017. </w:t>
                    </w:r>
                  </w:p>
                </w:tc>
              </w:tr>
              <w:tr w:rsidR="00332F35" w:rsidRPr="005E518E" w14:paraId="7428502B" w14:textId="77777777">
                <w:trPr>
                  <w:divId w:val="1798792413"/>
                  <w:tblCellSpacing w:w="15" w:type="dxa"/>
                </w:trPr>
                <w:tc>
                  <w:tcPr>
                    <w:tcW w:w="50" w:type="pct"/>
                    <w:hideMark/>
                  </w:tcPr>
                  <w:p w14:paraId="302DF6ED" w14:textId="77777777" w:rsidR="00332F35" w:rsidRDefault="00332F35">
                    <w:pPr>
                      <w:pStyle w:val="Bibliography"/>
                      <w:rPr>
                        <w:noProof/>
                        <w:lang w:val="en-US"/>
                      </w:rPr>
                    </w:pPr>
                    <w:r>
                      <w:rPr>
                        <w:noProof/>
                        <w:lang w:val="en-US"/>
                      </w:rPr>
                      <w:t xml:space="preserve">[6] </w:t>
                    </w:r>
                  </w:p>
                </w:tc>
                <w:tc>
                  <w:tcPr>
                    <w:tcW w:w="0" w:type="auto"/>
                    <w:hideMark/>
                  </w:tcPr>
                  <w:p w14:paraId="6E66ADD9" w14:textId="77777777" w:rsidR="00332F35" w:rsidRDefault="00332F35">
                    <w:pPr>
                      <w:pStyle w:val="Bibliography"/>
                      <w:rPr>
                        <w:noProof/>
                        <w:lang w:val="en-US"/>
                      </w:rPr>
                    </w:pPr>
                    <w:r>
                      <w:rPr>
                        <w:noProof/>
                        <w:lang w:val="en-US"/>
                      </w:rPr>
                      <w:t xml:space="preserve">F. S. H. J. N. K. M. S. &amp;. C. S. Yasmeen, "Therapeutic Interventions into Innate Immune Diseases by Means of Aptamers," </w:t>
                    </w:r>
                    <w:r>
                      <w:rPr>
                        <w:i/>
                        <w:iCs/>
                        <w:noProof/>
                        <w:lang w:val="en-US"/>
                      </w:rPr>
                      <w:t xml:space="preserve">Pharmaceutics, </w:t>
                    </w:r>
                    <w:r>
                      <w:rPr>
                        <w:noProof/>
                        <w:lang w:val="en-US"/>
                      </w:rPr>
                      <w:t xml:space="preserve">vol. 12, no. 10, p. 955, 2020. </w:t>
                    </w:r>
                  </w:p>
                </w:tc>
              </w:tr>
              <w:tr w:rsidR="00332F35" w:rsidRPr="005E518E" w14:paraId="0C42D7EB" w14:textId="77777777">
                <w:trPr>
                  <w:divId w:val="1798792413"/>
                  <w:tblCellSpacing w:w="15" w:type="dxa"/>
                </w:trPr>
                <w:tc>
                  <w:tcPr>
                    <w:tcW w:w="50" w:type="pct"/>
                    <w:hideMark/>
                  </w:tcPr>
                  <w:p w14:paraId="49988904" w14:textId="77777777" w:rsidR="00332F35" w:rsidRDefault="00332F35">
                    <w:pPr>
                      <w:pStyle w:val="Bibliography"/>
                      <w:rPr>
                        <w:noProof/>
                        <w:lang w:val="en-US"/>
                      </w:rPr>
                    </w:pPr>
                    <w:r>
                      <w:rPr>
                        <w:noProof/>
                        <w:lang w:val="en-US"/>
                      </w:rPr>
                      <w:t xml:space="preserve">[7] </w:t>
                    </w:r>
                  </w:p>
                </w:tc>
                <w:tc>
                  <w:tcPr>
                    <w:tcW w:w="0" w:type="auto"/>
                    <w:hideMark/>
                  </w:tcPr>
                  <w:p w14:paraId="7BCD40FB" w14:textId="77777777" w:rsidR="00332F35" w:rsidRDefault="00332F35">
                    <w:pPr>
                      <w:pStyle w:val="Bibliography"/>
                      <w:rPr>
                        <w:noProof/>
                        <w:lang w:val="en-US"/>
                      </w:rPr>
                    </w:pPr>
                    <w:r>
                      <w:rPr>
                        <w:noProof/>
                        <w:lang w:val="en-US"/>
                      </w:rPr>
                      <w:t xml:space="preserve">J. Zhang, B. Jiang, M. Li, J. Tromp, X. Zhang and M. Q. Zhang, "Computing exact P-values for DNA motifs," </w:t>
                    </w:r>
                    <w:r>
                      <w:rPr>
                        <w:i/>
                        <w:iCs/>
                        <w:noProof/>
                        <w:lang w:val="en-US"/>
                      </w:rPr>
                      <w:t xml:space="preserve">Bioinformatics, </w:t>
                    </w:r>
                    <w:r>
                      <w:rPr>
                        <w:noProof/>
                        <w:lang w:val="en-US"/>
                      </w:rPr>
                      <w:t xml:space="preserve">vol. 23, no. 5, p. 531–537, 2007. </w:t>
                    </w:r>
                  </w:p>
                </w:tc>
              </w:tr>
              <w:tr w:rsidR="00332F35" w:rsidRPr="005E518E" w14:paraId="58D3DBA9" w14:textId="77777777">
                <w:trPr>
                  <w:divId w:val="1798792413"/>
                  <w:tblCellSpacing w:w="15" w:type="dxa"/>
                </w:trPr>
                <w:tc>
                  <w:tcPr>
                    <w:tcW w:w="50" w:type="pct"/>
                    <w:hideMark/>
                  </w:tcPr>
                  <w:p w14:paraId="7B621A39" w14:textId="77777777" w:rsidR="00332F35" w:rsidRDefault="00332F35">
                    <w:pPr>
                      <w:pStyle w:val="Bibliography"/>
                      <w:rPr>
                        <w:noProof/>
                        <w:lang w:val="en-US"/>
                      </w:rPr>
                    </w:pPr>
                    <w:r>
                      <w:rPr>
                        <w:noProof/>
                        <w:lang w:val="en-US"/>
                      </w:rPr>
                      <w:t xml:space="preserve">[8] </w:t>
                    </w:r>
                  </w:p>
                </w:tc>
                <w:tc>
                  <w:tcPr>
                    <w:tcW w:w="0" w:type="auto"/>
                    <w:hideMark/>
                  </w:tcPr>
                  <w:p w14:paraId="7D950453" w14:textId="77777777" w:rsidR="00332F35" w:rsidRDefault="00332F35">
                    <w:pPr>
                      <w:pStyle w:val="Bibliography"/>
                      <w:rPr>
                        <w:noProof/>
                        <w:lang w:val="en-US"/>
                      </w:rPr>
                    </w:pPr>
                    <w:r>
                      <w:rPr>
                        <w:noProof/>
                        <w:lang w:val="en-US"/>
                      </w:rPr>
                      <w:t xml:space="preserve">Y. Pan and S. Phan, "Guide to Threshold Selection for Motif Prediction Using Positional Weight Matrix," </w:t>
                    </w:r>
                    <w:r>
                      <w:rPr>
                        <w:i/>
                        <w:iCs/>
                        <w:noProof/>
                        <w:lang w:val="en-US"/>
                      </w:rPr>
                      <w:t xml:space="preserve">Proceedings of the International MultiConference of Engineers and Computer Scientists, </w:t>
                    </w:r>
                    <w:r>
                      <w:rPr>
                        <w:noProof/>
                        <w:lang w:val="en-US"/>
                      </w:rPr>
                      <w:t xml:space="preserve">vol. 1, pp. 19-21, 2008. </w:t>
                    </w:r>
                  </w:p>
                </w:tc>
              </w:tr>
              <w:tr w:rsidR="00332F35" w:rsidRPr="005E518E" w14:paraId="076ADBC0" w14:textId="77777777">
                <w:trPr>
                  <w:divId w:val="1798792413"/>
                  <w:tblCellSpacing w:w="15" w:type="dxa"/>
                </w:trPr>
                <w:tc>
                  <w:tcPr>
                    <w:tcW w:w="50" w:type="pct"/>
                    <w:hideMark/>
                  </w:tcPr>
                  <w:p w14:paraId="529ED7CE" w14:textId="77777777" w:rsidR="00332F35" w:rsidRDefault="00332F35">
                    <w:pPr>
                      <w:pStyle w:val="Bibliography"/>
                      <w:rPr>
                        <w:noProof/>
                        <w:lang w:val="en-US"/>
                      </w:rPr>
                    </w:pPr>
                    <w:r>
                      <w:rPr>
                        <w:noProof/>
                        <w:lang w:val="en-US"/>
                      </w:rPr>
                      <w:t xml:space="preserve">[9] </w:t>
                    </w:r>
                  </w:p>
                </w:tc>
                <w:tc>
                  <w:tcPr>
                    <w:tcW w:w="0" w:type="auto"/>
                    <w:hideMark/>
                  </w:tcPr>
                  <w:p w14:paraId="32C9EBE1" w14:textId="77777777" w:rsidR="00332F35" w:rsidRDefault="00332F35">
                    <w:pPr>
                      <w:pStyle w:val="Bibliography"/>
                      <w:rPr>
                        <w:noProof/>
                        <w:lang w:val="en-US"/>
                      </w:rPr>
                    </w:pPr>
                    <w:r>
                      <w:rPr>
                        <w:noProof/>
                        <w:lang w:val="en-US"/>
                      </w:rPr>
                      <w:t xml:space="preserve">A. A. Polyansky and B. Zagrovic, "Evidence of direct complementary interactions between messenger RNAs and their cognate proteins," </w:t>
                    </w:r>
                    <w:r>
                      <w:rPr>
                        <w:i/>
                        <w:iCs/>
                        <w:noProof/>
                        <w:lang w:val="en-US"/>
                      </w:rPr>
                      <w:t xml:space="preserve">Nucleic acids research, </w:t>
                    </w:r>
                    <w:r>
                      <w:rPr>
                        <w:noProof/>
                        <w:lang w:val="en-US"/>
                      </w:rPr>
                      <w:t xml:space="preserve">vol. 41, pp. 8434-8443, 2013. </w:t>
                    </w:r>
                  </w:p>
                </w:tc>
              </w:tr>
              <w:tr w:rsidR="00332F35" w:rsidRPr="005E518E" w14:paraId="2C547620" w14:textId="77777777">
                <w:trPr>
                  <w:divId w:val="1798792413"/>
                  <w:tblCellSpacing w:w="15" w:type="dxa"/>
                </w:trPr>
                <w:tc>
                  <w:tcPr>
                    <w:tcW w:w="50" w:type="pct"/>
                    <w:hideMark/>
                  </w:tcPr>
                  <w:p w14:paraId="297D1364" w14:textId="77777777" w:rsidR="00332F35" w:rsidRDefault="00332F35">
                    <w:pPr>
                      <w:pStyle w:val="Bibliography"/>
                      <w:rPr>
                        <w:noProof/>
                        <w:lang w:val="en-US"/>
                      </w:rPr>
                    </w:pPr>
                    <w:r>
                      <w:rPr>
                        <w:noProof/>
                        <w:lang w:val="en-US"/>
                      </w:rPr>
                      <w:t xml:space="preserve">[10] </w:t>
                    </w:r>
                  </w:p>
                </w:tc>
                <w:tc>
                  <w:tcPr>
                    <w:tcW w:w="0" w:type="auto"/>
                    <w:hideMark/>
                  </w:tcPr>
                  <w:p w14:paraId="3E5DB779" w14:textId="77777777" w:rsidR="00332F35" w:rsidRDefault="00332F35">
                    <w:pPr>
                      <w:pStyle w:val="Bibliography"/>
                      <w:rPr>
                        <w:noProof/>
                        <w:lang w:val="en-US"/>
                      </w:rPr>
                    </w:pPr>
                    <w:r>
                      <w:rPr>
                        <w:noProof/>
                        <w:lang w:val="en-US"/>
                      </w:rPr>
                      <w:t xml:space="preserve">B. Zagrovic, L. Bartonek and A. A. Polyansky, "RNA-protein interactions in an unstructured context," </w:t>
                    </w:r>
                    <w:r>
                      <w:rPr>
                        <w:i/>
                        <w:iCs/>
                        <w:noProof/>
                        <w:lang w:val="en-US"/>
                      </w:rPr>
                      <w:t xml:space="preserve">FEBS letters, </w:t>
                    </w:r>
                    <w:r>
                      <w:rPr>
                        <w:noProof/>
                        <w:lang w:val="en-US"/>
                      </w:rPr>
                      <w:t xml:space="preserve">vol. 592, pp. 2901-2916, 2018. </w:t>
                    </w:r>
                  </w:p>
                </w:tc>
              </w:tr>
              <w:tr w:rsidR="00332F35" w:rsidRPr="005E518E" w14:paraId="0D181BC3" w14:textId="77777777">
                <w:trPr>
                  <w:divId w:val="1798792413"/>
                  <w:tblCellSpacing w:w="15" w:type="dxa"/>
                </w:trPr>
                <w:tc>
                  <w:tcPr>
                    <w:tcW w:w="50" w:type="pct"/>
                    <w:hideMark/>
                  </w:tcPr>
                  <w:p w14:paraId="3F4462F2" w14:textId="77777777" w:rsidR="00332F35" w:rsidRDefault="00332F35">
                    <w:pPr>
                      <w:pStyle w:val="Bibliography"/>
                      <w:rPr>
                        <w:noProof/>
                        <w:lang w:val="en-US"/>
                      </w:rPr>
                    </w:pPr>
                    <w:r>
                      <w:rPr>
                        <w:noProof/>
                        <w:lang w:val="en-US"/>
                      </w:rPr>
                      <w:t xml:space="preserve">[11] </w:t>
                    </w:r>
                  </w:p>
                </w:tc>
                <w:tc>
                  <w:tcPr>
                    <w:tcW w:w="0" w:type="auto"/>
                    <w:hideMark/>
                  </w:tcPr>
                  <w:p w14:paraId="3D94B608" w14:textId="77777777" w:rsidR="00332F35" w:rsidRDefault="00332F35">
                    <w:pPr>
                      <w:pStyle w:val="Bibliography"/>
                      <w:rPr>
                        <w:noProof/>
                        <w:lang w:val="en-US"/>
                      </w:rPr>
                    </w:pPr>
                    <w:r>
                      <w:rPr>
                        <w:noProof/>
                        <w:lang w:val="en-US"/>
                      </w:rPr>
                      <w:t xml:space="preserve">M. Hlevnjak, A. A. Polyansky and B. Zagrovic, "Sequence signatures of direct complementarity between mRNAs and cognate proteins on multiple levels," </w:t>
                    </w:r>
                    <w:r>
                      <w:rPr>
                        <w:i/>
                        <w:iCs/>
                        <w:noProof/>
                        <w:lang w:val="en-US"/>
                      </w:rPr>
                      <w:t xml:space="preserve">Nucleic acids research, </w:t>
                    </w:r>
                    <w:r>
                      <w:rPr>
                        <w:noProof/>
                        <w:lang w:val="en-US"/>
                      </w:rPr>
                      <w:t xml:space="preserve">vol. 40, pp. 8874-8882, 2012. </w:t>
                    </w:r>
                  </w:p>
                </w:tc>
              </w:tr>
              <w:tr w:rsidR="00332F35" w:rsidRPr="005E518E" w14:paraId="14D9A0DB" w14:textId="77777777">
                <w:trPr>
                  <w:divId w:val="1798792413"/>
                  <w:tblCellSpacing w:w="15" w:type="dxa"/>
                </w:trPr>
                <w:tc>
                  <w:tcPr>
                    <w:tcW w:w="50" w:type="pct"/>
                    <w:hideMark/>
                  </w:tcPr>
                  <w:p w14:paraId="70EDCCEC" w14:textId="77777777" w:rsidR="00332F35" w:rsidRDefault="00332F35">
                    <w:pPr>
                      <w:pStyle w:val="Bibliography"/>
                      <w:rPr>
                        <w:noProof/>
                        <w:lang w:val="en-US"/>
                      </w:rPr>
                    </w:pPr>
                    <w:r>
                      <w:rPr>
                        <w:noProof/>
                        <w:lang w:val="en-US"/>
                      </w:rPr>
                      <w:t xml:space="preserve">[12] </w:t>
                    </w:r>
                  </w:p>
                </w:tc>
                <w:tc>
                  <w:tcPr>
                    <w:tcW w:w="0" w:type="auto"/>
                    <w:hideMark/>
                  </w:tcPr>
                  <w:p w14:paraId="6DDB65B4" w14:textId="77777777" w:rsidR="00332F35" w:rsidRDefault="00332F35">
                    <w:pPr>
                      <w:pStyle w:val="Bibliography"/>
                      <w:rPr>
                        <w:noProof/>
                        <w:lang w:val="en-US"/>
                      </w:rPr>
                    </w:pPr>
                    <w:r>
                      <w:rPr>
                        <w:noProof/>
                        <w:lang w:val="en-US"/>
                      </w:rPr>
                      <w:t xml:space="preserve">A. A. Polyansky, M. Hlevnjak and B. Zagrovic, "Proteome-wide analysis reveals clues of complementary interactions between mRNAs and their cognate proteins as the physicochemical foundation of the genetic code," </w:t>
                    </w:r>
                    <w:r>
                      <w:rPr>
                        <w:i/>
                        <w:iCs/>
                        <w:noProof/>
                        <w:lang w:val="en-US"/>
                      </w:rPr>
                      <w:t xml:space="preserve">RNA biology, </w:t>
                    </w:r>
                    <w:r>
                      <w:rPr>
                        <w:noProof/>
                        <w:lang w:val="en-US"/>
                      </w:rPr>
                      <w:t xml:space="preserve">vol. 10, pp. 1248-1254, 2013. </w:t>
                    </w:r>
                  </w:p>
                </w:tc>
              </w:tr>
              <w:tr w:rsidR="00332F35" w:rsidRPr="005E518E" w14:paraId="4882001A" w14:textId="77777777">
                <w:trPr>
                  <w:divId w:val="1798792413"/>
                  <w:tblCellSpacing w:w="15" w:type="dxa"/>
                </w:trPr>
                <w:tc>
                  <w:tcPr>
                    <w:tcW w:w="50" w:type="pct"/>
                    <w:hideMark/>
                  </w:tcPr>
                  <w:p w14:paraId="7BFCABC6" w14:textId="77777777" w:rsidR="00332F35" w:rsidRDefault="00332F35">
                    <w:pPr>
                      <w:pStyle w:val="Bibliography"/>
                      <w:rPr>
                        <w:noProof/>
                        <w:lang w:val="en-US"/>
                      </w:rPr>
                    </w:pPr>
                    <w:r>
                      <w:rPr>
                        <w:noProof/>
                        <w:lang w:val="en-US"/>
                      </w:rPr>
                      <w:lastRenderedPageBreak/>
                      <w:t xml:space="preserve">[13] </w:t>
                    </w:r>
                  </w:p>
                </w:tc>
                <w:tc>
                  <w:tcPr>
                    <w:tcW w:w="0" w:type="auto"/>
                    <w:hideMark/>
                  </w:tcPr>
                  <w:p w14:paraId="2756D04E" w14:textId="77777777" w:rsidR="00332F35" w:rsidRDefault="00332F35">
                    <w:pPr>
                      <w:pStyle w:val="Bibliography"/>
                      <w:rPr>
                        <w:noProof/>
                        <w:lang w:val="en-US"/>
                      </w:rPr>
                    </w:pPr>
                    <w:r>
                      <w:rPr>
                        <w:noProof/>
                        <w:lang w:val="en-US"/>
                      </w:rPr>
                      <w:t xml:space="preserve">D. D, F. P, A. MS, S. A, H. M, P. T, B. C, L. NJ, V. N. EL, P. GA, Y. GW, G. BR and B. CB, "Sequence, Structure, and Context Preferences of Human RNA Binding Proteins," </w:t>
                    </w:r>
                    <w:r>
                      <w:rPr>
                        <w:i/>
                        <w:iCs/>
                        <w:noProof/>
                        <w:lang w:val="en-US"/>
                      </w:rPr>
                      <w:t xml:space="preserve">Mol Cell, </w:t>
                    </w:r>
                    <w:r>
                      <w:rPr>
                        <w:noProof/>
                        <w:lang w:val="en-US"/>
                      </w:rPr>
                      <w:t xml:space="preserve">vol. 70, no. 5, pp. 854-867, 2018. </w:t>
                    </w:r>
                  </w:p>
                </w:tc>
              </w:tr>
            </w:tbl>
            <w:p w14:paraId="3E4AAF06" w14:textId="77777777" w:rsidR="00332F35" w:rsidRPr="005E518E" w:rsidRDefault="00332F35">
              <w:pPr>
                <w:divId w:val="1798792413"/>
                <w:rPr>
                  <w:rFonts w:eastAsia="Times New Roman"/>
                  <w:noProof/>
                  <w:lang w:val="en-US"/>
                  <w:rPrChange w:id="528" w:author="sgwtrl@univie.onmicrosoft.com" w:date="2022-05-04T16:51:00Z">
                    <w:rPr>
                      <w:rFonts w:eastAsia="Times New Roman"/>
                      <w:noProof/>
                    </w:rPr>
                  </w:rPrChange>
                </w:rPr>
              </w:pPr>
            </w:p>
            <w:p w14:paraId="5239066A" w14:textId="2383AA49" w:rsidR="0014341B" w:rsidRPr="00AE20A9" w:rsidRDefault="0014341B" w:rsidP="00B10808">
              <w:pPr>
                <w:rPr>
                  <w:lang w:val="en-US"/>
                </w:rPr>
              </w:pPr>
              <w:r w:rsidRPr="00AE20A9">
                <w:rPr>
                  <w:b/>
                  <w:bCs/>
                  <w:noProof/>
                  <w:lang w:val="en-US"/>
                </w:rPr>
                <w:fldChar w:fldCharType="end"/>
              </w:r>
            </w:p>
          </w:sdtContent>
        </w:sdt>
      </w:sdtContent>
    </w:sdt>
    <w:p w14:paraId="67E553CB" w14:textId="256942EB" w:rsidR="00DD3C88" w:rsidRPr="00AE20A9" w:rsidRDefault="00071AC8" w:rsidP="0014341B">
      <w:pPr>
        <w:rPr>
          <w:lang w:val="en-US"/>
        </w:rPr>
      </w:pPr>
      <w:r w:rsidRPr="00AE20A9">
        <w:rPr>
          <w:lang w:val="en-US"/>
        </w:rPr>
        <w:br w:type="page"/>
      </w:r>
    </w:p>
    <w:p w14:paraId="201B88F8" w14:textId="263EEF48" w:rsidR="00DD3C88" w:rsidRPr="00AE20A9" w:rsidRDefault="00DD3C88" w:rsidP="00DD3C88">
      <w:pPr>
        <w:pStyle w:val="Heading1"/>
        <w:rPr>
          <w:lang w:val="en-US"/>
        </w:rPr>
      </w:pPr>
      <w:bookmarkStart w:id="529" w:name="_Toc100003509"/>
      <w:r w:rsidRPr="00AE20A9">
        <w:rPr>
          <w:lang w:val="en-US"/>
        </w:rPr>
        <w:lastRenderedPageBreak/>
        <w:t>Acknowledgements</w:t>
      </w:r>
      <w:bookmarkEnd w:id="529"/>
    </w:p>
    <w:p w14:paraId="576E5FEB" w14:textId="25B6BEEA" w:rsidR="00DD3C88" w:rsidRPr="00AE20A9" w:rsidRDefault="00DD3C88" w:rsidP="00071AC8">
      <w:pPr>
        <w:rPr>
          <w:lang w:val="en-US"/>
        </w:rPr>
      </w:pPr>
    </w:p>
    <w:p w14:paraId="6EC6E023" w14:textId="77777777" w:rsidR="00397D84" w:rsidRPr="00AE20A9" w:rsidRDefault="00397D84" w:rsidP="00071AC8">
      <w:pPr>
        <w:rPr>
          <w:lang w:val="en-US"/>
        </w:rPr>
      </w:pPr>
    </w:p>
    <w:p w14:paraId="79596829" w14:textId="77777777" w:rsidR="00DD3C88" w:rsidRPr="00AE20A9" w:rsidRDefault="00DD3C88">
      <w:pPr>
        <w:jc w:val="left"/>
        <w:rPr>
          <w:lang w:val="en-US"/>
        </w:rPr>
      </w:pPr>
      <w:r w:rsidRPr="00AE20A9">
        <w:rPr>
          <w:lang w:val="en-US"/>
        </w:rPr>
        <w:br w:type="page"/>
      </w:r>
    </w:p>
    <w:p w14:paraId="0331A706" w14:textId="7FBFB9B6" w:rsidR="00071AC8" w:rsidRPr="00AE20A9" w:rsidRDefault="29DD5717" w:rsidP="00071AC8">
      <w:pPr>
        <w:pStyle w:val="Heading1"/>
        <w:rPr>
          <w:lang w:val="en-US"/>
        </w:rPr>
      </w:pPr>
      <w:bookmarkStart w:id="530" w:name="_Toc100003510"/>
      <w:r w:rsidRPr="29DD5717">
        <w:rPr>
          <w:lang w:val="en-US"/>
        </w:rPr>
        <w:lastRenderedPageBreak/>
        <w:t>A</w:t>
      </w:r>
      <w:commentRangeStart w:id="531"/>
      <w:commentRangeStart w:id="532"/>
      <w:r w:rsidRPr="29DD5717">
        <w:rPr>
          <w:lang w:val="en-US"/>
        </w:rPr>
        <w:t>ppendix</w:t>
      </w:r>
      <w:bookmarkEnd w:id="530"/>
      <w:commentRangeEnd w:id="531"/>
      <w:r w:rsidR="00071AC8">
        <w:rPr>
          <w:rStyle w:val="CommentReference"/>
        </w:rPr>
        <w:commentReference w:id="531"/>
      </w:r>
      <w:commentRangeEnd w:id="532"/>
      <w:r w:rsidR="00071AC8">
        <w:rPr>
          <w:rStyle w:val="CommentReference"/>
        </w:rPr>
        <w:commentReference w:id="532"/>
      </w:r>
    </w:p>
    <w:p w14:paraId="400F1C70" w14:textId="77777777" w:rsidR="0099566C" w:rsidRPr="00AE20A9" w:rsidRDefault="0099566C" w:rsidP="00071AC8">
      <w:pPr>
        <w:rPr>
          <w:lang w:val="en-US"/>
        </w:rPr>
      </w:pPr>
    </w:p>
    <w:p w14:paraId="697518E2" w14:textId="3E187164" w:rsidR="0099566C" w:rsidRPr="00AE20A9" w:rsidRDefault="00EC720D" w:rsidP="0099566C">
      <w:pPr>
        <w:rPr>
          <w:b/>
          <w:bCs/>
          <w:lang w:val="en-US"/>
        </w:rPr>
      </w:pPr>
      <w:r w:rsidRPr="00AE20A9">
        <w:rPr>
          <w:b/>
          <w:bCs/>
          <w:lang w:val="en-US"/>
        </w:rPr>
        <w:t>Setting path for FIMO executable in command line</w:t>
      </w:r>
    </w:p>
    <w:p w14:paraId="4C488E10" w14:textId="77777777" w:rsidR="0099566C" w:rsidRPr="00AE20A9" w:rsidRDefault="0099566C" w:rsidP="0099566C">
      <w:pPr>
        <w:rPr>
          <w:lang w:val="en-US"/>
        </w:rPr>
      </w:pPr>
      <w:r w:rsidRPr="00AE20A9">
        <w:rPr>
          <w:lang w:val="en-US"/>
        </w:rPr>
        <w:t>export PATH=$HOME/meme/bin:$HOME/meme/</w:t>
      </w:r>
      <w:proofErr w:type="spellStart"/>
      <w:r w:rsidRPr="00AE20A9">
        <w:rPr>
          <w:lang w:val="en-US"/>
        </w:rPr>
        <w:t>libexec</w:t>
      </w:r>
      <w:proofErr w:type="spellEnd"/>
      <w:r w:rsidRPr="00AE20A9">
        <w:rPr>
          <w:lang w:val="en-US"/>
        </w:rPr>
        <w:t>/meme-5.4.1:$PATH</w:t>
      </w:r>
    </w:p>
    <w:p w14:paraId="167ECE3D" w14:textId="77777777" w:rsidR="0099566C" w:rsidRPr="00AE20A9" w:rsidRDefault="0099566C" w:rsidP="0099566C">
      <w:pPr>
        <w:rPr>
          <w:lang w:val="en-US"/>
        </w:rPr>
      </w:pPr>
    </w:p>
    <w:p w14:paraId="19BAA625" w14:textId="6A496D4C" w:rsidR="0099566C" w:rsidRPr="00AE20A9" w:rsidRDefault="0099566C" w:rsidP="0099566C">
      <w:pPr>
        <w:rPr>
          <w:lang w:val="en-US"/>
        </w:rPr>
      </w:pPr>
      <w:r w:rsidRPr="00AE20A9">
        <w:rPr>
          <w:lang w:val="en-US"/>
        </w:rPr>
        <w:t xml:space="preserve">To save space, the </w:t>
      </w:r>
      <w:r w:rsidR="00EC720D" w:rsidRPr="00AE20A9">
        <w:rPr>
          <w:lang w:val="en-US"/>
        </w:rPr>
        <w:t>“—</w:t>
      </w:r>
      <w:r w:rsidRPr="00AE20A9">
        <w:rPr>
          <w:lang w:val="en-US"/>
        </w:rPr>
        <w:t>text</w:t>
      </w:r>
      <w:r w:rsidR="00EC720D" w:rsidRPr="00AE20A9">
        <w:rPr>
          <w:lang w:val="en-US"/>
        </w:rPr>
        <w:t>”</w:t>
      </w:r>
      <w:r w:rsidRPr="00AE20A9">
        <w:rPr>
          <w:lang w:val="en-US"/>
        </w:rPr>
        <w:t xml:space="preserve"> option in the FIMO command enables us to write the </w:t>
      </w:r>
      <w:r w:rsidR="00EC720D" w:rsidRPr="00AE20A9">
        <w:rPr>
          <w:lang w:val="en-US"/>
        </w:rPr>
        <w:t>tab-separated data</w:t>
      </w:r>
      <w:r w:rsidRPr="00AE20A9">
        <w:rPr>
          <w:lang w:val="en-US"/>
        </w:rPr>
        <w:t xml:space="preserve"> directly to the appropriate file.</w:t>
      </w:r>
    </w:p>
    <w:p w14:paraId="2884A4D2" w14:textId="57DA4D77" w:rsidR="0099566C" w:rsidRPr="00AE20A9" w:rsidRDefault="0099566C" w:rsidP="0099566C">
      <w:pPr>
        <w:rPr>
          <w:lang w:val="en-US"/>
        </w:rPr>
      </w:pPr>
      <w:r w:rsidRPr="00AE20A9">
        <w:rPr>
          <w:lang w:val="en-US"/>
        </w:rPr>
        <w:t>First, make sure to create a .</w:t>
      </w:r>
      <w:proofErr w:type="spellStart"/>
      <w:r w:rsidRPr="00AE20A9">
        <w:rPr>
          <w:lang w:val="en-US"/>
        </w:rPr>
        <w:t>tsv</w:t>
      </w:r>
      <w:proofErr w:type="spellEnd"/>
      <w:r w:rsidRPr="00AE20A9">
        <w:rPr>
          <w:lang w:val="en-US"/>
        </w:rPr>
        <w:t xml:space="preserve"> file for each FIMO command you will run, e. g. for each output file you expect to have. In my case, this would be 12 files, each called “</w:t>
      </w:r>
      <w:proofErr w:type="spellStart"/>
      <w:r w:rsidRPr="00AE20A9">
        <w:rPr>
          <w:lang w:val="en-US"/>
        </w:rPr>
        <w:t>experiment_subsequence.tsv</w:t>
      </w:r>
      <w:proofErr w:type="spellEnd"/>
      <w:r w:rsidRPr="00AE20A9">
        <w:rPr>
          <w:lang w:val="en-US"/>
        </w:rPr>
        <w:t>”. The commands to create these files are best executed from the “DATA” folder in my hierarchy, which is the main branching point for all the data FIMO needs. You can use the following commands to create the files:</w:t>
      </w:r>
    </w:p>
    <w:p w14:paraId="6CDAC178" w14:textId="2B78E43A" w:rsidR="00AA2E63" w:rsidRPr="00AE20A9" w:rsidRDefault="00AA2E63" w:rsidP="0099566C">
      <w:pPr>
        <w:rPr>
          <w:lang w:val="en-US"/>
        </w:rPr>
      </w:pPr>
    </w:p>
    <w:p w14:paraId="49DF6079" w14:textId="77777777" w:rsidR="00D11BE1" w:rsidRPr="00AE20A9" w:rsidRDefault="00D11BE1" w:rsidP="00D11BE1">
      <w:pPr>
        <w:rPr>
          <w:lang w:val="en-US"/>
        </w:rPr>
      </w:pPr>
      <w:r w:rsidRPr="00AE20A9">
        <w:rPr>
          <w:lang w:val="en-US"/>
        </w:rPr>
        <w:t>cd DATA/FIMO_OUT</w:t>
      </w:r>
    </w:p>
    <w:p w14:paraId="1984DD72" w14:textId="77777777" w:rsidR="00D11BE1" w:rsidRPr="00AE20A9" w:rsidRDefault="00D11BE1" w:rsidP="00D11BE1">
      <w:pPr>
        <w:rPr>
          <w:lang w:val="en-US"/>
        </w:rPr>
      </w:pPr>
      <w:proofErr w:type="spellStart"/>
      <w:r w:rsidRPr="00AE20A9">
        <w:rPr>
          <w:lang w:val="en-US"/>
        </w:rPr>
        <w:t>mkdir</w:t>
      </w:r>
      <w:proofErr w:type="spellEnd"/>
      <w:r w:rsidRPr="00AE20A9">
        <w:rPr>
          <w:lang w:val="en-US"/>
        </w:rPr>
        <w:t xml:space="preserve"> pval5e-2</w:t>
      </w:r>
    </w:p>
    <w:p w14:paraId="19302FF0"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pval5e-2/rnacompete_UTR3.tsv</w:t>
      </w:r>
    </w:p>
    <w:p w14:paraId="2FC251C3" w14:textId="77777777" w:rsidR="0099566C" w:rsidRPr="00AE20A9" w:rsidRDefault="0099566C" w:rsidP="0099566C">
      <w:pPr>
        <w:rPr>
          <w:lang w:val="en-US"/>
        </w:rPr>
      </w:pPr>
    </w:p>
    <w:p w14:paraId="4CC7721E" w14:textId="77777777" w:rsidR="0099566C" w:rsidRPr="00AE20A9" w:rsidRDefault="0099566C" w:rsidP="0099566C">
      <w:pPr>
        <w:rPr>
          <w:lang w:val="en-US"/>
        </w:rPr>
      </w:pPr>
      <w:r w:rsidRPr="00AE20A9">
        <w:rPr>
          <w:lang w:val="en-US"/>
        </w:rPr>
        <w:t>Once the directories and files are in place, the FIMO commands are used as such:</w:t>
      </w:r>
    </w:p>
    <w:p w14:paraId="1A71CACB" w14:textId="77777777" w:rsidR="0099566C" w:rsidRPr="00AE20A9" w:rsidRDefault="0099566C" w:rsidP="0099566C">
      <w:pPr>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w:t>
      </w:r>
    </w:p>
    <w:p w14:paraId="1A7DA078" w14:textId="77777777" w:rsidR="0099566C" w:rsidRPr="00AE20A9" w:rsidRDefault="0099566C" w:rsidP="0099566C">
      <w:pPr>
        <w:rPr>
          <w:rFonts w:eastAsia="Times New Roman"/>
          <w:color w:val="000000"/>
          <w:lang w:val="en-US"/>
        </w:rPr>
      </w:pPr>
      <w:r w:rsidRPr="00AE20A9">
        <w:rPr>
          <w:rFonts w:eastAsia="Times New Roman"/>
          <w:color w:val="000000"/>
          <w:lang w:val="en-US"/>
        </w:rPr>
        <w:t xml:space="preserve">--text </w:t>
      </w:r>
    </w:p>
    <w:p w14:paraId="6081E373" w14:textId="77777777" w:rsidR="0099566C" w:rsidRPr="00AE20A9" w:rsidRDefault="0099566C" w:rsidP="0099566C">
      <w:pPr>
        <w:rPr>
          <w:rFonts w:eastAsia="Times New Roman"/>
          <w:color w:val="000000"/>
          <w:lang w:val="en-US"/>
        </w:rPr>
      </w:pPr>
      <w:r w:rsidRPr="00AE20A9">
        <w:rPr>
          <w:rFonts w:eastAsia="Times New Roman"/>
          <w:color w:val="000000"/>
          <w:lang w:val="en-US"/>
        </w:rPr>
        <w:t xml:space="preserve">--max-stored-scores 214748364 </w:t>
      </w:r>
    </w:p>
    <w:p w14:paraId="71FF9408" w14:textId="77777777" w:rsidR="0099566C" w:rsidRPr="00AE20A9" w:rsidRDefault="0099566C" w:rsidP="0099566C">
      <w:pPr>
        <w:rPr>
          <w:rFonts w:eastAsia="Times New Roman"/>
          <w:color w:val="000000"/>
          <w:lang w:val="en-US"/>
        </w:rPr>
      </w:pPr>
      <w:r w:rsidRPr="00AE20A9">
        <w:rPr>
          <w:rFonts w:eastAsia="Times New Roman"/>
          <w:color w:val="000000"/>
          <w:lang w:val="en-US"/>
        </w:rPr>
        <w:t xml:space="preserve">--thresh 5e-2 </w:t>
      </w:r>
    </w:p>
    <w:p w14:paraId="74DEEE44" w14:textId="77777777" w:rsidR="0099566C" w:rsidRPr="00AE20A9" w:rsidRDefault="0099566C" w:rsidP="0099566C">
      <w:pPr>
        <w:rPr>
          <w:rFonts w:eastAsia="Times New Roman"/>
          <w:color w:val="000000"/>
          <w:lang w:val="en-US"/>
        </w:rPr>
      </w:pPr>
      <w:r w:rsidRPr="00AE20A9">
        <w:rPr>
          <w:rFonts w:eastAsia="Times New Roman"/>
          <w:color w:val="000000"/>
          <w:lang w:val="en-US"/>
        </w:rPr>
        <w:t>--</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/background_file.txt </w:t>
      </w:r>
    </w:p>
    <w:p w14:paraId="27678E2E" w14:textId="77777777" w:rsidR="0099566C" w:rsidRPr="00AE20A9" w:rsidRDefault="0099566C" w:rsidP="0099566C">
      <w:pPr>
        <w:rPr>
          <w:rFonts w:eastAsia="Times New Roman"/>
          <w:color w:val="000000"/>
          <w:lang w:val="en-US"/>
        </w:rPr>
      </w:pP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/motifs/motif_file.txt </w:t>
      </w:r>
    </w:p>
    <w:p w14:paraId="4AC64EB5" w14:textId="77777777" w:rsidR="0099566C" w:rsidRPr="00AE20A9" w:rsidRDefault="0099566C" w:rsidP="0099566C">
      <w:pPr>
        <w:rPr>
          <w:rFonts w:eastAsia="Times New Roman"/>
          <w:color w:val="000000"/>
          <w:lang w:val="en-US"/>
        </w:rPr>
      </w:pP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/sequences/transcript_file.txt </w:t>
      </w:r>
    </w:p>
    <w:p w14:paraId="34C640FC" w14:textId="77777777" w:rsidR="0099566C" w:rsidRPr="00AE20A9" w:rsidRDefault="0099566C" w:rsidP="0099566C">
      <w:pPr>
        <w:rPr>
          <w:rFonts w:eastAsia="Times New Roman"/>
          <w:color w:val="000000"/>
          <w:lang w:val="en-US"/>
        </w:rPr>
      </w:pPr>
      <w:r w:rsidRPr="00AE20A9">
        <w:rPr>
          <w:rFonts w:eastAsia="Times New Roman"/>
          <w:color w:val="000000"/>
          <w:lang w:val="en-US"/>
        </w:rPr>
        <w:t xml:space="preserve">&gt; FIMO_OUT/ </w:t>
      </w:r>
      <w:proofErr w:type="spellStart"/>
      <w:r w:rsidRPr="00AE20A9">
        <w:rPr>
          <w:rFonts w:eastAsia="Times New Roman"/>
          <w:color w:val="000000"/>
          <w:lang w:val="en-US"/>
        </w:rPr>
        <w:t>target_file.tsv</w:t>
      </w:r>
      <w:proofErr w:type="spellEnd"/>
    </w:p>
    <w:p w14:paraId="34B7C51C" w14:textId="77777777" w:rsidR="0099566C" w:rsidRPr="00AE20A9" w:rsidRDefault="0099566C" w:rsidP="0099566C">
      <w:pPr>
        <w:rPr>
          <w:rFonts w:eastAsia="Times New Roman"/>
          <w:color w:val="000000"/>
          <w:lang w:val="en-US"/>
        </w:rPr>
      </w:pPr>
    </w:p>
    <w:p w14:paraId="09119A8B" w14:textId="77777777" w:rsidR="0099566C" w:rsidRPr="00AE20A9" w:rsidRDefault="0099566C" w:rsidP="0099566C">
      <w:pPr>
        <w:rPr>
          <w:rFonts w:eastAsia="Times New Roman"/>
          <w:color w:val="000000"/>
          <w:lang w:val="en-US"/>
        </w:rPr>
      </w:pPr>
      <w:r w:rsidRPr="00AE20A9">
        <w:rPr>
          <w:rFonts w:eastAsia="Times New Roman"/>
          <w:color w:val="000000"/>
          <w:lang w:val="en-US"/>
        </w:rPr>
        <w:t>Let’s break down each part of this command:</w:t>
      </w:r>
    </w:p>
    <w:p w14:paraId="03627209" w14:textId="77777777" w:rsidR="0099566C" w:rsidRPr="00AE20A9" w:rsidRDefault="0099566C" w:rsidP="0099566C">
      <w:pPr>
        <w:rPr>
          <w:rFonts w:eastAsia="Times New Roman"/>
          <w:color w:val="000000"/>
          <w:lang w:val="en-US"/>
        </w:rPr>
      </w:pPr>
      <w:r w:rsidRPr="00AE20A9">
        <w:rPr>
          <w:rFonts w:eastAsia="Times New Roman"/>
          <w:color w:val="000000"/>
          <w:lang w:val="en-US"/>
        </w:rPr>
        <w:t>--text: reduces the output to “</w:t>
      </w:r>
      <w:proofErr w:type="spellStart"/>
      <w:r w:rsidRPr="00AE20A9">
        <w:rPr>
          <w:rFonts w:eastAsia="Times New Roman"/>
          <w:color w:val="000000"/>
          <w:lang w:val="en-US"/>
        </w:rPr>
        <w:t>tsv</w:t>
      </w:r>
      <w:proofErr w:type="spellEnd"/>
      <w:r w:rsidRPr="00AE20A9">
        <w:rPr>
          <w:rFonts w:eastAsia="Times New Roman"/>
          <w:color w:val="000000"/>
          <w:lang w:val="en-US"/>
        </w:rPr>
        <w:t xml:space="preserve">” output sent to the standard-output, </w:t>
      </w:r>
      <w:proofErr w:type="spellStart"/>
      <w:r w:rsidRPr="00AE20A9">
        <w:rPr>
          <w:rFonts w:eastAsia="Times New Roman"/>
          <w:color w:val="000000"/>
          <w:lang w:val="en-US"/>
        </w:rPr>
        <w:t>i</w:t>
      </w:r>
      <w:proofErr w:type="spellEnd"/>
      <w:r w:rsidRPr="00AE20A9">
        <w:rPr>
          <w:rFonts w:eastAsia="Times New Roman"/>
          <w:color w:val="000000"/>
          <w:lang w:val="en-US"/>
        </w:rPr>
        <w:t>. e. to the command line itself. This argument allows us to redirect the outputs to the appropriate file using the “&gt;” operator.</w:t>
      </w:r>
    </w:p>
    <w:p w14:paraId="72BD64D6" w14:textId="77777777" w:rsidR="0099566C" w:rsidRPr="00AE20A9" w:rsidRDefault="0099566C" w:rsidP="0099566C">
      <w:pPr>
        <w:rPr>
          <w:rFonts w:eastAsia="Times New Roman"/>
          <w:color w:val="000000"/>
          <w:lang w:val="en-US"/>
        </w:rPr>
      </w:pPr>
      <w:r w:rsidRPr="00AE20A9">
        <w:rPr>
          <w:rFonts w:eastAsia="Times New Roman"/>
          <w:color w:val="000000"/>
          <w:lang w:val="en-US"/>
        </w:rPr>
        <w:t>--max-stored-scores: for score significance to be calculated, a certain number of matches will have to be held in memory. This argument is especially important when working with Q-values instead of P-</w:t>
      </w:r>
      <w:r w:rsidRPr="00AE20A9">
        <w:rPr>
          <w:rFonts w:eastAsia="Times New Roman"/>
          <w:color w:val="000000"/>
          <w:lang w:val="en-US"/>
        </w:rPr>
        <w:lastRenderedPageBreak/>
        <w:t>values. The large number after the command is the maximum number of stored scores FIMO allows for.</w:t>
      </w:r>
    </w:p>
    <w:p w14:paraId="66D24DF7" w14:textId="77777777" w:rsidR="0099566C" w:rsidRPr="00AE20A9" w:rsidRDefault="0099566C" w:rsidP="0099566C">
      <w:pPr>
        <w:rPr>
          <w:rFonts w:eastAsia="Times New Roman"/>
          <w:color w:val="000000"/>
          <w:lang w:val="en-US"/>
        </w:rPr>
      </w:pPr>
    </w:p>
    <w:p w14:paraId="2D05F00C" w14:textId="77777777" w:rsidR="0099566C" w:rsidRPr="00AE20A9" w:rsidRDefault="0099566C" w:rsidP="0099566C">
      <w:pPr>
        <w:rPr>
          <w:rFonts w:eastAsia="Times New Roman"/>
          <w:color w:val="000000"/>
          <w:lang w:val="en-US"/>
        </w:rPr>
      </w:pPr>
      <w:r w:rsidRPr="00AE20A9">
        <w:rPr>
          <w:rFonts w:eastAsia="Times New Roman"/>
          <w:color w:val="000000"/>
          <w:lang w:val="en-US"/>
        </w:rPr>
        <w:t>--thresh: sets the custom P-value cutoff. The default cutoff lies at 1e-4.</w:t>
      </w:r>
    </w:p>
    <w:p w14:paraId="57D6C4BD" w14:textId="77777777" w:rsidR="0099566C" w:rsidRPr="00AE20A9" w:rsidRDefault="0099566C" w:rsidP="0099566C">
      <w:pPr>
        <w:rPr>
          <w:rFonts w:eastAsia="Times New Roman"/>
          <w:color w:val="000000"/>
          <w:lang w:val="en-US"/>
        </w:rPr>
      </w:pPr>
      <w:r w:rsidRPr="00AE20A9">
        <w:rPr>
          <w:rFonts w:eastAsia="Times New Roman"/>
          <w:color w:val="000000"/>
          <w:lang w:val="en-US"/>
        </w:rPr>
        <w:t>--</w:t>
      </w:r>
      <w:proofErr w:type="spellStart"/>
      <w:r w:rsidRPr="00AE20A9">
        <w:rPr>
          <w:rFonts w:eastAsia="Times New Roman"/>
          <w:color w:val="000000"/>
          <w:lang w:val="en-US"/>
        </w:rPr>
        <w:t>bfile</w:t>
      </w:r>
      <w:proofErr w:type="spellEnd"/>
      <w:r w:rsidRPr="00AE20A9">
        <w:rPr>
          <w:rFonts w:eastAsia="Times New Roman"/>
          <w:color w:val="000000"/>
          <w:lang w:val="en-US"/>
        </w:rPr>
        <w:t>: after this argument, a file containing the nucleotide frequency distribution of the background is added – in my example called “background_file.txt”. This file can be created using the “</w:t>
      </w:r>
      <w:proofErr w:type="spellStart"/>
      <w:r w:rsidRPr="00AE20A9">
        <w:rPr>
          <w:rFonts w:eastAsia="Times New Roman"/>
          <w:color w:val="000000"/>
          <w:lang w:val="en-US"/>
        </w:rPr>
        <w:t>fasta</w:t>
      </w:r>
      <w:proofErr w:type="spellEnd"/>
      <w:r w:rsidRPr="00AE20A9">
        <w:rPr>
          <w:rFonts w:eastAsia="Times New Roman"/>
          <w:color w:val="000000"/>
          <w:lang w:val="en-US"/>
        </w:rPr>
        <w:t>-get-</w:t>
      </w:r>
      <w:proofErr w:type="spellStart"/>
      <w:r w:rsidRPr="00AE20A9">
        <w:rPr>
          <w:rFonts w:eastAsia="Times New Roman"/>
          <w:color w:val="000000"/>
          <w:lang w:val="en-US"/>
        </w:rPr>
        <w:t>markov</w:t>
      </w:r>
      <w:proofErr w:type="spellEnd"/>
      <w:r w:rsidRPr="00AE20A9">
        <w:rPr>
          <w:rFonts w:eastAsia="Times New Roman"/>
          <w:color w:val="000000"/>
          <w:lang w:val="en-US"/>
        </w:rPr>
        <w:t>” command, which is distributed together with MEME Suite. More on this command below. The background file contains a zero-order Markov model of the background distribution. No higher order models are allowed as input to FIMO. If a higher order model is entered, FIMO will only consider the zero-order part.</w:t>
      </w:r>
    </w:p>
    <w:p w14:paraId="65467255" w14:textId="77777777" w:rsidR="0099566C" w:rsidRPr="00AE20A9" w:rsidRDefault="0099566C" w:rsidP="0099566C">
      <w:pPr>
        <w:rPr>
          <w:rFonts w:eastAsia="Times New Roman"/>
          <w:color w:val="000000"/>
          <w:lang w:val="en-US"/>
        </w:rPr>
      </w:pPr>
      <w:r w:rsidRPr="00AE20A9">
        <w:rPr>
          <w:rFonts w:eastAsia="Times New Roman"/>
          <w:color w:val="000000"/>
          <w:lang w:val="en-US"/>
        </w:rPr>
        <w:t>The penultimate argument hands the input motif file to FIMO, while the last one enters the sequence file.</w:t>
      </w:r>
    </w:p>
    <w:p w14:paraId="5A9D0164" w14:textId="77777777" w:rsidR="0099566C" w:rsidRPr="00AE20A9" w:rsidRDefault="0099566C" w:rsidP="0099566C">
      <w:pPr>
        <w:rPr>
          <w:rFonts w:eastAsia="Times New Roman"/>
          <w:color w:val="000000"/>
          <w:lang w:val="en-US"/>
        </w:rPr>
      </w:pPr>
      <w:r w:rsidRPr="00AE20A9">
        <w:rPr>
          <w:rFonts w:eastAsia="Times New Roman"/>
          <w:color w:val="000000"/>
          <w:lang w:val="en-US"/>
        </w:rPr>
        <w:t xml:space="preserve">The “&gt;”-operator: In Linux, this operator is often used to </w:t>
      </w:r>
      <w:proofErr w:type="spellStart"/>
      <w:r w:rsidRPr="00AE20A9">
        <w:rPr>
          <w:rFonts w:eastAsia="Times New Roman"/>
          <w:color w:val="000000"/>
          <w:lang w:val="en-US"/>
        </w:rPr>
        <w:t>wirte</w:t>
      </w:r>
      <w:proofErr w:type="spellEnd"/>
      <w:r w:rsidRPr="00AE20A9">
        <w:rPr>
          <w:rFonts w:eastAsia="Times New Roman"/>
          <w:color w:val="000000"/>
          <w:lang w:val="en-US"/>
        </w:rPr>
        <w:t xml:space="preserve"> the output of a command to a file, which is exactly what happens here.</w:t>
      </w:r>
    </w:p>
    <w:p w14:paraId="544B435A" w14:textId="77777777" w:rsidR="0099566C" w:rsidRPr="00AE20A9" w:rsidRDefault="0099566C" w:rsidP="0099566C">
      <w:pPr>
        <w:rPr>
          <w:rFonts w:eastAsia="Times New Roman"/>
          <w:color w:val="000000"/>
          <w:lang w:val="en-US"/>
        </w:rPr>
      </w:pPr>
    </w:p>
    <w:p w14:paraId="6663AE5B" w14:textId="77777777" w:rsidR="0099566C" w:rsidRPr="00AE20A9" w:rsidRDefault="0099566C" w:rsidP="0099566C">
      <w:pPr>
        <w:rPr>
          <w:rFonts w:eastAsia="Times New Roman"/>
          <w:color w:val="000000"/>
          <w:lang w:val="en-US"/>
        </w:rPr>
      </w:pPr>
      <w:r w:rsidRPr="00AE20A9">
        <w:rPr>
          <w:rFonts w:eastAsia="Times New Roman"/>
          <w:color w:val="000000"/>
          <w:lang w:val="en-US"/>
        </w:rPr>
        <w:t xml:space="preserve">For each experiment-subsequence combination (e. g. </w:t>
      </w:r>
      <w:proofErr w:type="spellStart"/>
      <w:r w:rsidRPr="00AE20A9">
        <w:rPr>
          <w:rFonts w:eastAsia="Times New Roman"/>
          <w:color w:val="000000"/>
          <w:lang w:val="en-US"/>
        </w:rPr>
        <w:t>RNAcompete+CDS</w:t>
      </w:r>
      <w:proofErr w:type="spellEnd"/>
      <w:r w:rsidRPr="00AE20A9">
        <w:rPr>
          <w:rFonts w:eastAsia="Times New Roman"/>
          <w:color w:val="000000"/>
          <w:lang w:val="en-US"/>
        </w:rPr>
        <w:t>, SELEX+UTR3 etc.) such a command must be constructed. The choice of background file and P-value threshold is left up to the user. To chain up multiple of these commands, one can place a semicolon “;” or an “and”-operator “&amp;&amp;” in between. While for the “and”-operator, the preceding command must have been completed successfully, the semicolon chains up commands without requiring successful completion.</w:t>
      </w:r>
    </w:p>
    <w:p w14:paraId="4DE51981" w14:textId="071A5C71" w:rsidR="0099566C" w:rsidRPr="00AE20A9" w:rsidRDefault="0099566C" w:rsidP="0099566C">
      <w:pPr>
        <w:rPr>
          <w:rFonts w:eastAsia="Times New Roman"/>
          <w:color w:val="000000"/>
          <w:lang w:val="en-US"/>
        </w:rPr>
      </w:pPr>
    </w:p>
    <w:p w14:paraId="19590490" w14:textId="0710D3EB" w:rsidR="00D11BE1" w:rsidRPr="00AE20A9" w:rsidRDefault="00D11BE1" w:rsidP="0099566C">
      <w:pPr>
        <w:rPr>
          <w:rFonts w:eastAsia="Times New Roman"/>
          <w:color w:val="000000"/>
          <w:lang w:val="en-US"/>
        </w:rPr>
      </w:pPr>
      <w:r w:rsidRPr="00AE20A9">
        <w:rPr>
          <w:rFonts w:eastAsia="Times New Roman"/>
          <w:color w:val="000000"/>
          <w:lang w:val="en-US"/>
        </w:rPr>
        <w:t>Here are all FIMO commands I used, chained up by semicolons:</w:t>
      </w:r>
    </w:p>
    <w:p w14:paraId="69105B9A" w14:textId="723D6558" w:rsidR="0099566C" w:rsidRPr="00AE20A9" w:rsidRDefault="0099566C" w:rsidP="0099566C">
      <w:pPr>
        <w:rPr>
          <w:rFonts w:eastAsia="Times New Roman"/>
          <w:color w:val="000000"/>
          <w:lang w:val="en-US"/>
        </w:rPr>
      </w:pPr>
      <w:r w:rsidRPr="00AE20A9">
        <w:rPr>
          <w:rFonts w:eastAsia="Times New Roman"/>
          <w:color w:val="000000"/>
          <w:lang w:val="en-US"/>
        </w:rPr>
        <w:t xml:space="preserve">cd ~; cd </w:t>
      </w:r>
      <w:proofErr w:type="spellStart"/>
      <w:r w:rsidRPr="00AE20A9">
        <w:rPr>
          <w:rFonts w:eastAsia="Times New Roman"/>
          <w:color w:val="000000"/>
          <w:lang w:val="en-US"/>
        </w:rPr>
        <w:t>Moritz_BSc</w:t>
      </w:r>
      <w:proofErr w:type="spellEnd"/>
      <w:r w:rsidRPr="00AE20A9">
        <w:rPr>
          <w:rFonts w:eastAsia="Times New Roman"/>
          <w:color w:val="000000"/>
          <w:lang w:val="en-US"/>
        </w:rPr>
        <w:t>/</w:t>
      </w:r>
      <w:proofErr w:type="spellStart"/>
      <w:r w:rsidRPr="00AE20A9">
        <w:rPr>
          <w:rFonts w:eastAsia="Times New Roman"/>
          <w:color w:val="000000"/>
          <w:lang w:val="en-US"/>
        </w:rPr>
        <w:t>BSc_enriched_autologous_RBP</w:t>
      </w:r>
      <w:proofErr w:type="spellEnd"/>
      <w:r w:rsidRPr="00AE20A9">
        <w:rPr>
          <w:rFonts w:eastAsia="Times New Roman"/>
          <w:color w:val="000000"/>
          <w:lang w:val="en-US"/>
        </w:rPr>
        <w:t>/DATA/</w:t>
      </w:r>
    </w:p>
    <w:p w14:paraId="3865DC4D" w14:textId="36C14F37" w:rsidR="00D11BE1" w:rsidRPr="00AE20A9" w:rsidRDefault="00D11BE1" w:rsidP="0099566C">
      <w:pPr>
        <w:rPr>
          <w:rFonts w:eastAsia="Times New Roman"/>
          <w:color w:val="000000"/>
          <w:lang w:val="en-US"/>
        </w:rPr>
      </w:pPr>
    </w:p>
    <w:p w14:paraId="35857810" w14:textId="77777777" w:rsidR="00D11BE1" w:rsidRPr="00AE20A9" w:rsidRDefault="00D11BE1" w:rsidP="00D11BE1">
      <w:pPr>
        <w:rPr>
          <w:lang w:val="en-US"/>
        </w:rPr>
      </w:pPr>
      <w:r w:rsidRPr="00AE20A9">
        <w:rPr>
          <w:lang w:val="en-US"/>
        </w:rPr>
        <w:t>Creation of file containing background nucleotide frequencies:</w:t>
      </w:r>
    </w:p>
    <w:p w14:paraId="5C5BC90A" w14:textId="68CA29F8" w:rsidR="00D11BE1" w:rsidRPr="00AE20A9" w:rsidRDefault="00D11BE1" w:rsidP="00D11BE1">
      <w:pPr>
        <w:rPr>
          <w:lang w:val="en-US"/>
        </w:rPr>
      </w:pPr>
      <w:proofErr w:type="spellStart"/>
      <w:r w:rsidRPr="00AE20A9">
        <w:rPr>
          <w:lang w:val="en-US"/>
        </w:rPr>
        <w:t>fasta</w:t>
      </w:r>
      <w:proofErr w:type="spellEnd"/>
      <w:r w:rsidRPr="00AE20A9">
        <w:rPr>
          <w:lang w:val="en-US"/>
        </w:rPr>
        <w:t>-get-</w:t>
      </w:r>
      <w:proofErr w:type="spellStart"/>
      <w:r w:rsidRPr="00AE20A9">
        <w:rPr>
          <w:lang w:val="en-US"/>
        </w:rPr>
        <w:t>markov</w:t>
      </w:r>
      <w:proofErr w:type="spellEnd"/>
      <w:r w:rsidRPr="00AE20A9">
        <w:rPr>
          <w:lang w:val="en-US"/>
        </w:rPr>
        <w:t xml:space="preserve"> sequences/fimo_transcriptome_full.txt</w:t>
      </w:r>
    </w:p>
    <w:p w14:paraId="483C6C8F" w14:textId="77777777" w:rsidR="00D11BE1" w:rsidRPr="00AE20A9" w:rsidRDefault="00D11BE1" w:rsidP="00D11BE1">
      <w:pPr>
        <w:rPr>
          <w:lang w:val="en-US"/>
        </w:rPr>
      </w:pPr>
    </w:p>
    <w:p w14:paraId="511D8151" w14:textId="77777777" w:rsidR="00D11BE1" w:rsidRPr="00AE20A9" w:rsidRDefault="00D11BE1" w:rsidP="00D11BE1">
      <w:pPr>
        <w:rPr>
          <w:lang w:val="en-US"/>
        </w:rPr>
      </w:pPr>
      <w:r w:rsidRPr="00AE20A9">
        <w:rPr>
          <w:lang w:val="en-US"/>
        </w:rPr>
        <w:t>folder system by cutoff:</w:t>
      </w:r>
    </w:p>
    <w:p w14:paraId="73F6D252" w14:textId="77777777" w:rsidR="00D11BE1" w:rsidRPr="00AE20A9" w:rsidRDefault="00D11BE1" w:rsidP="00D11BE1">
      <w:pPr>
        <w:rPr>
          <w:lang w:val="en-US"/>
        </w:rPr>
      </w:pPr>
      <w:r w:rsidRPr="00AE20A9">
        <w:rPr>
          <w:lang w:val="en-US"/>
        </w:rPr>
        <w:t>pval5e-2</w:t>
      </w:r>
    </w:p>
    <w:p w14:paraId="5EEF8215" w14:textId="77777777" w:rsidR="00D11BE1" w:rsidRPr="00332F35" w:rsidRDefault="00D11BE1" w:rsidP="00D11BE1">
      <w:pPr>
        <w:rPr>
          <w:lang w:val="it-IT"/>
        </w:rPr>
      </w:pPr>
      <w:r w:rsidRPr="00332F35">
        <w:rPr>
          <w:lang w:val="it-IT"/>
        </w:rPr>
        <w:t>pval1e-2</w:t>
      </w:r>
    </w:p>
    <w:p w14:paraId="255E47DB" w14:textId="77777777" w:rsidR="00D11BE1" w:rsidRPr="00332F35" w:rsidRDefault="00D11BE1" w:rsidP="00D11BE1">
      <w:pPr>
        <w:rPr>
          <w:lang w:val="it-IT"/>
        </w:rPr>
      </w:pPr>
      <w:r w:rsidRPr="00332F35">
        <w:rPr>
          <w:lang w:val="it-IT"/>
        </w:rPr>
        <w:t>pval1e-3</w:t>
      </w:r>
    </w:p>
    <w:p w14:paraId="2CF76970" w14:textId="77777777" w:rsidR="00D11BE1" w:rsidRPr="00332F35" w:rsidRDefault="00D11BE1" w:rsidP="00D11BE1">
      <w:pPr>
        <w:rPr>
          <w:lang w:val="it-IT"/>
        </w:rPr>
      </w:pPr>
      <w:r w:rsidRPr="00332F35">
        <w:rPr>
          <w:lang w:val="it-IT"/>
        </w:rPr>
        <w:t>pval1e-4</w:t>
      </w:r>
    </w:p>
    <w:p w14:paraId="2A94AF1A" w14:textId="77777777" w:rsidR="00D11BE1" w:rsidRPr="00332F35" w:rsidRDefault="00D11BE1" w:rsidP="00D11BE1">
      <w:pPr>
        <w:rPr>
          <w:lang w:val="it-IT"/>
        </w:rPr>
      </w:pPr>
    </w:p>
    <w:p w14:paraId="250E41E1" w14:textId="2EB8F3F3" w:rsidR="00D11BE1" w:rsidRPr="00332F35" w:rsidRDefault="00D11BE1" w:rsidP="00D11BE1">
      <w:pPr>
        <w:rPr>
          <w:lang w:val="it-IT"/>
        </w:rPr>
      </w:pPr>
      <w:r w:rsidRPr="00332F35">
        <w:rPr>
          <w:lang w:val="it-IT"/>
        </w:rPr>
        <w:t>cd FIMO_OUT</w:t>
      </w:r>
    </w:p>
    <w:p w14:paraId="2F020884" w14:textId="77777777" w:rsidR="00D11BE1" w:rsidRPr="00332F35" w:rsidRDefault="00D11BE1" w:rsidP="00D11BE1">
      <w:pPr>
        <w:rPr>
          <w:lang w:val="it-IT"/>
        </w:rPr>
      </w:pPr>
      <w:proofErr w:type="spellStart"/>
      <w:r w:rsidRPr="00332F35">
        <w:rPr>
          <w:lang w:val="it-IT"/>
        </w:rPr>
        <w:lastRenderedPageBreak/>
        <w:t>mkdir</w:t>
      </w:r>
      <w:proofErr w:type="spellEnd"/>
      <w:r w:rsidRPr="00332F35">
        <w:rPr>
          <w:lang w:val="it-IT"/>
        </w:rPr>
        <w:t xml:space="preserve"> pval5e-2</w:t>
      </w:r>
    </w:p>
    <w:p w14:paraId="7C0D7722" w14:textId="77777777" w:rsidR="00D11BE1" w:rsidRPr="00332F35" w:rsidRDefault="00D11BE1" w:rsidP="00D11BE1">
      <w:pPr>
        <w:rPr>
          <w:rFonts w:eastAsia="Times New Roman"/>
          <w:color w:val="000000"/>
          <w:lang w:val="it-IT"/>
        </w:rPr>
      </w:pPr>
      <w:r w:rsidRPr="00332F35">
        <w:rPr>
          <w:rFonts w:eastAsia="Times New Roman"/>
          <w:color w:val="000000"/>
          <w:lang w:val="it-IT"/>
        </w:rPr>
        <w:t xml:space="preserve">touch </w:t>
      </w:r>
      <w:bookmarkStart w:id="533" w:name="_Hlk99555332"/>
      <w:r w:rsidRPr="00332F35">
        <w:rPr>
          <w:rFonts w:eastAsia="Times New Roman"/>
          <w:color w:val="000000"/>
          <w:lang w:val="it-IT"/>
        </w:rPr>
        <w:t>pval5e-2/</w:t>
      </w:r>
      <w:bookmarkEnd w:id="533"/>
      <w:r w:rsidRPr="00332F35">
        <w:rPr>
          <w:rFonts w:eastAsia="Times New Roman"/>
          <w:color w:val="000000"/>
          <w:lang w:val="it-IT"/>
        </w:rPr>
        <w:t>rnacompete_UTR3.tsv</w:t>
      </w:r>
    </w:p>
    <w:p w14:paraId="2BA0429F"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pval5e-2/</w:t>
      </w:r>
      <w:proofErr w:type="spellStart"/>
      <w:r w:rsidRPr="00AE20A9">
        <w:rPr>
          <w:rFonts w:eastAsia="Times New Roman"/>
          <w:color w:val="000000"/>
          <w:lang w:val="en-US"/>
        </w:rPr>
        <w:t>rnacompete_CDS.tsv</w:t>
      </w:r>
      <w:proofErr w:type="spellEnd"/>
    </w:p>
    <w:p w14:paraId="3E289D90"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pval5e-2/rnacompete_UTR5.tsv</w:t>
      </w:r>
    </w:p>
    <w:p w14:paraId="373161F3"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pval5e-2/</w:t>
      </w:r>
      <w:proofErr w:type="spellStart"/>
      <w:r w:rsidRPr="00AE20A9">
        <w:rPr>
          <w:rFonts w:eastAsia="Times New Roman"/>
          <w:color w:val="000000"/>
          <w:lang w:val="en-US"/>
        </w:rPr>
        <w:t>rnacompete_full.tsv</w:t>
      </w:r>
      <w:proofErr w:type="spellEnd"/>
    </w:p>
    <w:p w14:paraId="7C876970"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pval5e-2/selex_UTR3.tsv</w:t>
      </w:r>
    </w:p>
    <w:p w14:paraId="71E4D66F"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pval5e-2/</w:t>
      </w:r>
      <w:proofErr w:type="spellStart"/>
      <w:r w:rsidRPr="00AE20A9">
        <w:rPr>
          <w:rFonts w:eastAsia="Times New Roman"/>
          <w:color w:val="000000"/>
          <w:lang w:val="en-US"/>
        </w:rPr>
        <w:t>selex_CDS.tsv</w:t>
      </w:r>
      <w:proofErr w:type="spellEnd"/>
    </w:p>
    <w:p w14:paraId="73035E20"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pval5e-2/selex_UTR5.tsv</w:t>
      </w:r>
    </w:p>
    <w:p w14:paraId="633EF0ED"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pval5e-2/</w:t>
      </w:r>
      <w:proofErr w:type="spellStart"/>
      <w:r w:rsidRPr="00AE20A9">
        <w:rPr>
          <w:rFonts w:eastAsia="Times New Roman"/>
          <w:color w:val="000000"/>
          <w:lang w:val="en-US"/>
        </w:rPr>
        <w:t>selex_full.tsv</w:t>
      </w:r>
      <w:proofErr w:type="spellEnd"/>
    </w:p>
    <w:p w14:paraId="00ADA552"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pval5e-2/htselex_UTR3.tsv</w:t>
      </w:r>
    </w:p>
    <w:p w14:paraId="20ABD983"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pval5e-2/</w:t>
      </w:r>
      <w:proofErr w:type="spellStart"/>
      <w:r w:rsidRPr="00AE20A9">
        <w:rPr>
          <w:rFonts w:eastAsia="Times New Roman"/>
          <w:color w:val="000000"/>
          <w:lang w:val="en-US"/>
        </w:rPr>
        <w:t>htselex_CDS.tsv</w:t>
      </w:r>
      <w:proofErr w:type="spellEnd"/>
    </w:p>
    <w:p w14:paraId="7BC43C32"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pval5e-2/htselex_UTR5.tsv</w:t>
      </w:r>
    </w:p>
    <w:p w14:paraId="32464C0E"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pval5e-2/</w:t>
      </w:r>
      <w:proofErr w:type="spellStart"/>
      <w:r w:rsidRPr="00AE20A9">
        <w:rPr>
          <w:rFonts w:eastAsia="Times New Roman"/>
          <w:color w:val="000000"/>
          <w:lang w:val="en-US"/>
        </w:rPr>
        <w:t>htselex_full.tsv</w:t>
      </w:r>
      <w:proofErr w:type="spellEnd"/>
    </w:p>
    <w:p w14:paraId="4DE076F3" w14:textId="77777777" w:rsidR="00D11BE1" w:rsidRPr="00AE20A9" w:rsidRDefault="00D11BE1" w:rsidP="00D11BE1">
      <w:pPr>
        <w:rPr>
          <w:rFonts w:eastAsia="Times New Roman"/>
          <w:color w:val="000000"/>
          <w:lang w:val="en-US"/>
        </w:rPr>
      </w:pPr>
    </w:p>
    <w:p w14:paraId="37401528" w14:textId="77777777" w:rsidR="00D11BE1" w:rsidRPr="00AE20A9" w:rsidRDefault="00D11BE1" w:rsidP="00D11BE1">
      <w:pPr>
        <w:rPr>
          <w:rFonts w:eastAsia="Times New Roman"/>
          <w:color w:val="000000"/>
          <w:lang w:val="en-US"/>
        </w:rPr>
      </w:pPr>
      <w:proofErr w:type="spellStart"/>
      <w:r w:rsidRPr="00AE20A9">
        <w:rPr>
          <w:rFonts w:eastAsia="Times New Roman"/>
          <w:color w:val="000000"/>
          <w:lang w:val="en-US"/>
        </w:rPr>
        <w:t>mkdir</w:t>
      </w:r>
      <w:proofErr w:type="spellEnd"/>
      <w:r w:rsidRPr="00AE20A9">
        <w:rPr>
          <w:rFonts w:eastAsia="Times New Roman"/>
          <w:color w:val="000000"/>
          <w:lang w:val="en-US"/>
        </w:rPr>
        <w:t xml:space="preserve"> pval1e-2</w:t>
      </w:r>
    </w:p>
    <w:p w14:paraId="307860F2"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pval1e-2/rnacompete_UTR3.tsv</w:t>
      </w:r>
    </w:p>
    <w:p w14:paraId="152BED59"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pval1e-2/</w:t>
      </w:r>
      <w:proofErr w:type="spellStart"/>
      <w:r w:rsidRPr="00AE20A9">
        <w:rPr>
          <w:rFonts w:eastAsia="Times New Roman"/>
          <w:color w:val="000000"/>
          <w:lang w:val="en-US"/>
        </w:rPr>
        <w:t>rnacompete_CDS.tsv</w:t>
      </w:r>
      <w:proofErr w:type="spellEnd"/>
    </w:p>
    <w:p w14:paraId="513D231B"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pval1e-2/rnacompete_UTR5.tsv</w:t>
      </w:r>
    </w:p>
    <w:p w14:paraId="3178B05B"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pval1e-2/</w:t>
      </w:r>
      <w:proofErr w:type="spellStart"/>
      <w:r w:rsidRPr="00AE20A9">
        <w:rPr>
          <w:rFonts w:eastAsia="Times New Roman"/>
          <w:color w:val="000000"/>
          <w:lang w:val="en-US"/>
        </w:rPr>
        <w:t>rnacompete_full.tsv</w:t>
      </w:r>
      <w:proofErr w:type="spellEnd"/>
    </w:p>
    <w:p w14:paraId="7E125BF6"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pval1e-2/selex_UTR3.tsv</w:t>
      </w:r>
    </w:p>
    <w:p w14:paraId="215EE275"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pval1e-2/</w:t>
      </w:r>
      <w:proofErr w:type="spellStart"/>
      <w:r w:rsidRPr="00AE20A9">
        <w:rPr>
          <w:rFonts w:eastAsia="Times New Roman"/>
          <w:color w:val="000000"/>
          <w:lang w:val="en-US"/>
        </w:rPr>
        <w:t>selex_CDS.tsv</w:t>
      </w:r>
      <w:proofErr w:type="spellEnd"/>
    </w:p>
    <w:p w14:paraId="5022602B"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pval1e-2/selex_UTR5.tsv</w:t>
      </w:r>
    </w:p>
    <w:p w14:paraId="51D03E44"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pval1e-2/</w:t>
      </w:r>
      <w:proofErr w:type="spellStart"/>
      <w:r w:rsidRPr="00AE20A9">
        <w:rPr>
          <w:rFonts w:eastAsia="Times New Roman"/>
          <w:color w:val="000000"/>
          <w:lang w:val="en-US"/>
        </w:rPr>
        <w:t>selex_full.tsv</w:t>
      </w:r>
      <w:proofErr w:type="spellEnd"/>
    </w:p>
    <w:p w14:paraId="3CF19F14"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pval1e-2/htselex_UTR3.tsv</w:t>
      </w:r>
    </w:p>
    <w:p w14:paraId="1C709D15"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pval1e-2/</w:t>
      </w:r>
      <w:proofErr w:type="spellStart"/>
      <w:r w:rsidRPr="00AE20A9">
        <w:rPr>
          <w:rFonts w:eastAsia="Times New Roman"/>
          <w:color w:val="000000"/>
          <w:lang w:val="en-US"/>
        </w:rPr>
        <w:t>htselex_CDS.tsv</w:t>
      </w:r>
      <w:proofErr w:type="spellEnd"/>
    </w:p>
    <w:p w14:paraId="2746E7CD"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pval1e-2/htselex_UTR5.tsv</w:t>
      </w:r>
    </w:p>
    <w:p w14:paraId="66376DA6"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pval1e-2/</w:t>
      </w:r>
      <w:proofErr w:type="spellStart"/>
      <w:r w:rsidRPr="00AE20A9">
        <w:rPr>
          <w:rFonts w:eastAsia="Times New Roman"/>
          <w:color w:val="000000"/>
          <w:lang w:val="en-US"/>
        </w:rPr>
        <w:t>htselex_full.tsv</w:t>
      </w:r>
      <w:proofErr w:type="spellEnd"/>
    </w:p>
    <w:p w14:paraId="777672C3" w14:textId="77777777" w:rsidR="00D11BE1" w:rsidRPr="00AE20A9" w:rsidRDefault="00D11BE1" w:rsidP="00D11BE1">
      <w:pPr>
        <w:rPr>
          <w:rFonts w:eastAsia="Times New Roman"/>
          <w:color w:val="000000"/>
          <w:lang w:val="en-US"/>
        </w:rPr>
      </w:pPr>
    </w:p>
    <w:p w14:paraId="161D8D8A" w14:textId="77777777" w:rsidR="00D11BE1" w:rsidRPr="00AE20A9" w:rsidRDefault="00D11BE1" w:rsidP="00D11BE1">
      <w:pPr>
        <w:rPr>
          <w:rFonts w:eastAsia="Times New Roman"/>
          <w:color w:val="000000"/>
          <w:lang w:val="en-US"/>
        </w:rPr>
      </w:pPr>
      <w:proofErr w:type="spellStart"/>
      <w:r w:rsidRPr="00AE20A9">
        <w:rPr>
          <w:rFonts w:eastAsia="Times New Roman"/>
          <w:color w:val="000000"/>
          <w:lang w:val="en-US"/>
        </w:rPr>
        <w:t>mkdir</w:t>
      </w:r>
      <w:proofErr w:type="spellEnd"/>
      <w:r w:rsidRPr="00AE20A9">
        <w:rPr>
          <w:rFonts w:eastAsia="Times New Roman"/>
          <w:color w:val="000000"/>
          <w:lang w:val="en-US"/>
        </w:rPr>
        <w:t xml:space="preserve"> pval1e-3</w:t>
      </w:r>
    </w:p>
    <w:p w14:paraId="06CBB3CA"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pval1e-3/rnacompete_UTR3.tsv</w:t>
      </w:r>
    </w:p>
    <w:p w14:paraId="4FBCF8E4"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pval1e-3/</w:t>
      </w:r>
      <w:proofErr w:type="spellStart"/>
      <w:r w:rsidRPr="00AE20A9">
        <w:rPr>
          <w:rFonts w:eastAsia="Times New Roman"/>
          <w:color w:val="000000"/>
          <w:lang w:val="en-US"/>
        </w:rPr>
        <w:t>rnacompete_CDS.tsv</w:t>
      </w:r>
      <w:proofErr w:type="spellEnd"/>
    </w:p>
    <w:p w14:paraId="1FA518A0"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pval1e-3/rnacompete_UTR5.tsv</w:t>
      </w:r>
    </w:p>
    <w:p w14:paraId="1BAE64C7"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pval1e-3/</w:t>
      </w:r>
      <w:proofErr w:type="spellStart"/>
      <w:r w:rsidRPr="00AE20A9">
        <w:rPr>
          <w:rFonts w:eastAsia="Times New Roman"/>
          <w:color w:val="000000"/>
          <w:lang w:val="en-US"/>
        </w:rPr>
        <w:t>rnacompete_full.tsv</w:t>
      </w:r>
      <w:proofErr w:type="spellEnd"/>
    </w:p>
    <w:p w14:paraId="0C5CF80B"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pval1e-3/selex_UTR3.tsv</w:t>
      </w:r>
    </w:p>
    <w:p w14:paraId="65A477FD" w14:textId="77777777" w:rsidR="00D11BE1" w:rsidRPr="00AE20A9" w:rsidRDefault="00D11BE1" w:rsidP="00D11BE1">
      <w:pPr>
        <w:rPr>
          <w:rFonts w:eastAsia="Times New Roman"/>
          <w:color w:val="000000"/>
          <w:lang w:val="en-US"/>
        </w:rPr>
      </w:pPr>
      <w:r w:rsidRPr="00AE20A9">
        <w:rPr>
          <w:rFonts w:eastAsia="Times New Roman"/>
          <w:color w:val="000000"/>
          <w:lang w:val="en-US"/>
        </w:rPr>
        <w:lastRenderedPageBreak/>
        <w:t>touch pval1e-3/</w:t>
      </w:r>
      <w:proofErr w:type="spellStart"/>
      <w:r w:rsidRPr="00AE20A9">
        <w:rPr>
          <w:rFonts w:eastAsia="Times New Roman"/>
          <w:color w:val="000000"/>
          <w:lang w:val="en-US"/>
        </w:rPr>
        <w:t>selex_CDS.tsv</w:t>
      </w:r>
      <w:proofErr w:type="spellEnd"/>
    </w:p>
    <w:p w14:paraId="719C1560"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pval1e-3/selex_UTR5.tsv</w:t>
      </w:r>
    </w:p>
    <w:p w14:paraId="0BECF65E"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pval1e-3/</w:t>
      </w:r>
      <w:proofErr w:type="spellStart"/>
      <w:r w:rsidRPr="00AE20A9">
        <w:rPr>
          <w:rFonts w:eastAsia="Times New Roman"/>
          <w:color w:val="000000"/>
          <w:lang w:val="en-US"/>
        </w:rPr>
        <w:t>selex_full.tsv</w:t>
      </w:r>
      <w:proofErr w:type="spellEnd"/>
    </w:p>
    <w:p w14:paraId="1CB43C9B"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pval1e-3/htselex_UTR3.tsv</w:t>
      </w:r>
    </w:p>
    <w:p w14:paraId="4985D296"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pval1e-3/</w:t>
      </w:r>
      <w:proofErr w:type="spellStart"/>
      <w:r w:rsidRPr="00AE20A9">
        <w:rPr>
          <w:rFonts w:eastAsia="Times New Roman"/>
          <w:color w:val="000000"/>
          <w:lang w:val="en-US"/>
        </w:rPr>
        <w:t>htselex_CDS.tsv</w:t>
      </w:r>
      <w:proofErr w:type="spellEnd"/>
    </w:p>
    <w:p w14:paraId="2DEC9AE3"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pval1e-3/htselex_UTR5.tsv</w:t>
      </w:r>
    </w:p>
    <w:p w14:paraId="68FEBA7F"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pval1e-3/</w:t>
      </w:r>
      <w:proofErr w:type="spellStart"/>
      <w:r w:rsidRPr="00AE20A9">
        <w:rPr>
          <w:rFonts w:eastAsia="Times New Roman"/>
          <w:color w:val="000000"/>
          <w:lang w:val="en-US"/>
        </w:rPr>
        <w:t>htselex_full.tsv</w:t>
      </w:r>
      <w:proofErr w:type="spellEnd"/>
    </w:p>
    <w:p w14:paraId="0F4597A5" w14:textId="77777777" w:rsidR="00D11BE1" w:rsidRPr="00AE20A9" w:rsidRDefault="00D11BE1" w:rsidP="00D11BE1">
      <w:pPr>
        <w:rPr>
          <w:rFonts w:eastAsia="Times New Roman"/>
          <w:color w:val="000000"/>
          <w:lang w:val="en-US"/>
        </w:rPr>
      </w:pPr>
    </w:p>
    <w:p w14:paraId="7BD751EE" w14:textId="77777777" w:rsidR="00D11BE1" w:rsidRPr="00AE20A9" w:rsidRDefault="00D11BE1" w:rsidP="00D11BE1">
      <w:pPr>
        <w:rPr>
          <w:rFonts w:eastAsia="Times New Roman"/>
          <w:color w:val="000000"/>
          <w:lang w:val="en-US"/>
        </w:rPr>
      </w:pPr>
      <w:proofErr w:type="spellStart"/>
      <w:r w:rsidRPr="00AE20A9">
        <w:rPr>
          <w:rFonts w:eastAsia="Times New Roman"/>
          <w:color w:val="000000"/>
          <w:lang w:val="en-US"/>
        </w:rPr>
        <w:t>mkdir</w:t>
      </w:r>
      <w:proofErr w:type="spellEnd"/>
      <w:r w:rsidRPr="00AE20A9">
        <w:rPr>
          <w:rFonts w:eastAsia="Times New Roman"/>
          <w:color w:val="000000"/>
          <w:lang w:val="en-US"/>
        </w:rPr>
        <w:t xml:space="preserve"> pval1e-4</w:t>
      </w:r>
    </w:p>
    <w:p w14:paraId="0E6F121F"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pval1e-4/rnacompete_UTR3.tsv</w:t>
      </w:r>
    </w:p>
    <w:p w14:paraId="5616F013"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pval1e-4/</w:t>
      </w:r>
      <w:proofErr w:type="spellStart"/>
      <w:r w:rsidRPr="00AE20A9">
        <w:rPr>
          <w:rFonts w:eastAsia="Times New Roman"/>
          <w:color w:val="000000"/>
          <w:lang w:val="en-US"/>
        </w:rPr>
        <w:t>rnacompete_CDS.tsv</w:t>
      </w:r>
      <w:proofErr w:type="spellEnd"/>
    </w:p>
    <w:p w14:paraId="4904E750"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pval1e-4/rnacompete_UTR5.tsv</w:t>
      </w:r>
    </w:p>
    <w:p w14:paraId="5C2ABCCE"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pval1e-4/</w:t>
      </w:r>
      <w:proofErr w:type="spellStart"/>
      <w:r w:rsidRPr="00AE20A9">
        <w:rPr>
          <w:rFonts w:eastAsia="Times New Roman"/>
          <w:color w:val="000000"/>
          <w:lang w:val="en-US"/>
        </w:rPr>
        <w:t>rnacompete_full.tsv</w:t>
      </w:r>
      <w:proofErr w:type="spellEnd"/>
    </w:p>
    <w:p w14:paraId="6E9A1562"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pval1e-4/selex_UTR3.tsv</w:t>
      </w:r>
    </w:p>
    <w:p w14:paraId="283335AE"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pval1e-4/</w:t>
      </w:r>
      <w:proofErr w:type="spellStart"/>
      <w:r w:rsidRPr="00AE20A9">
        <w:rPr>
          <w:rFonts w:eastAsia="Times New Roman"/>
          <w:color w:val="000000"/>
          <w:lang w:val="en-US"/>
        </w:rPr>
        <w:t>selex_CDS.tsv</w:t>
      </w:r>
      <w:proofErr w:type="spellEnd"/>
    </w:p>
    <w:p w14:paraId="4F9F2F66"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pval1e-4/selex_UTR5.tsv</w:t>
      </w:r>
    </w:p>
    <w:p w14:paraId="28EA3812"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pval1e-4/</w:t>
      </w:r>
      <w:proofErr w:type="spellStart"/>
      <w:r w:rsidRPr="00AE20A9">
        <w:rPr>
          <w:rFonts w:eastAsia="Times New Roman"/>
          <w:color w:val="000000"/>
          <w:lang w:val="en-US"/>
        </w:rPr>
        <w:t>selex_full.tsv</w:t>
      </w:r>
      <w:proofErr w:type="spellEnd"/>
    </w:p>
    <w:p w14:paraId="3C75C01D"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pval1e-4/htselex_UTR3.tsv</w:t>
      </w:r>
    </w:p>
    <w:p w14:paraId="0C57ED82"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pval1e-4/</w:t>
      </w:r>
      <w:proofErr w:type="spellStart"/>
      <w:r w:rsidRPr="00AE20A9">
        <w:rPr>
          <w:rFonts w:eastAsia="Times New Roman"/>
          <w:color w:val="000000"/>
          <w:lang w:val="en-US"/>
        </w:rPr>
        <w:t>htselex_CDS.tsv</w:t>
      </w:r>
      <w:proofErr w:type="spellEnd"/>
    </w:p>
    <w:p w14:paraId="243F46F4"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pval1e-4/htselex_UTR5.tsv</w:t>
      </w:r>
    </w:p>
    <w:p w14:paraId="2A91D75B"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pval1e-4/</w:t>
      </w:r>
      <w:proofErr w:type="spellStart"/>
      <w:r w:rsidRPr="00AE20A9">
        <w:rPr>
          <w:rFonts w:eastAsia="Times New Roman"/>
          <w:color w:val="000000"/>
          <w:lang w:val="en-US"/>
        </w:rPr>
        <w:t>htselex_full.tsv</w:t>
      </w:r>
      <w:proofErr w:type="spellEnd"/>
    </w:p>
    <w:p w14:paraId="3108B145" w14:textId="77777777" w:rsidR="00D11BE1" w:rsidRPr="00AE20A9" w:rsidRDefault="00D11BE1" w:rsidP="0099566C">
      <w:pPr>
        <w:rPr>
          <w:rFonts w:eastAsia="Times New Roman"/>
          <w:color w:val="000000"/>
          <w:lang w:val="en-US"/>
        </w:rPr>
      </w:pPr>
    </w:p>
    <w:p w14:paraId="469F8C53" w14:textId="77777777" w:rsidR="0099566C" w:rsidRPr="00AE20A9" w:rsidRDefault="0099566C" w:rsidP="0099566C">
      <w:pPr>
        <w:rPr>
          <w:rFonts w:eastAsia="Times New Roman"/>
          <w:color w:val="000000"/>
          <w:lang w:val="en-US"/>
        </w:rPr>
      </w:pPr>
    </w:p>
    <w:p w14:paraId="71D71ECC" w14:textId="77777777" w:rsidR="0099566C" w:rsidRPr="00AE20A9" w:rsidRDefault="0099566C" w:rsidP="0099566C">
      <w:pPr>
        <w:spacing w:after="160" w:line="259" w:lineRule="auto"/>
        <w:rPr>
          <w:rFonts w:eastAsia="Times New Roman"/>
          <w:b/>
          <w:bCs/>
          <w:color w:val="000000"/>
          <w:lang w:val="en-US"/>
        </w:rPr>
      </w:pPr>
      <w:r w:rsidRPr="00AE20A9">
        <w:rPr>
          <w:rFonts w:eastAsia="Times New Roman"/>
          <w:b/>
          <w:bCs/>
          <w:color w:val="000000"/>
          <w:lang w:val="en-US"/>
        </w:rPr>
        <w:br w:type="page"/>
      </w:r>
    </w:p>
    <w:p w14:paraId="64C55F5C" w14:textId="77777777" w:rsidR="0099566C" w:rsidRPr="00AE20A9" w:rsidRDefault="0099566C" w:rsidP="0099566C">
      <w:pPr>
        <w:pBdr>
          <w:top w:val="single" w:sz="4" w:space="1" w:color="auto"/>
          <w:bottom w:val="single" w:sz="4" w:space="1" w:color="auto"/>
        </w:pBdr>
        <w:rPr>
          <w:rFonts w:eastAsia="Times New Roman"/>
          <w:b/>
          <w:bCs/>
          <w:color w:val="000000"/>
          <w:lang w:val="en-US"/>
        </w:rPr>
      </w:pPr>
      <w:proofErr w:type="spellStart"/>
      <w:r w:rsidRPr="00AE20A9">
        <w:rPr>
          <w:rFonts w:eastAsia="Times New Roman"/>
          <w:b/>
          <w:bCs/>
          <w:color w:val="000000"/>
          <w:lang w:val="en-US"/>
        </w:rPr>
        <w:lastRenderedPageBreak/>
        <w:t>Pvalue</w:t>
      </w:r>
      <w:proofErr w:type="spellEnd"/>
      <w:r w:rsidRPr="00AE20A9">
        <w:rPr>
          <w:rFonts w:eastAsia="Times New Roman"/>
          <w:b/>
          <w:bCs/>
          <w:color w:val="000000"/>
          <w:lang w:val="en-US"/>
        </w:rPr>
        <w:t>: 1e-4</w:t>
      </w:r>
    </w:p>
    <w:p w14:paraId="02E831F4" w14:textId="77777777" w:rsidR="0099566C" w:rsidRPr="00AE20A9" w:rsidRDefault="0099566C" w:rsidP="0099566C">
      <w:pPr>
        <w:rPr>
          <w:rFonts w:eastAsia="Times New Roman"/>
          <w:b/>
          <w:bCs/>
          <w:color w:val="000000"/>
          <w:lang w:val="en-US"/>
        </w:rPr>
      </w:pPr>
    </w:p>
    <w:p w14:paraId="20D115D7" w14:textId="77777777" w:rsidR="0099566C" w:rsidRPr="00AE20A9" w:rsidRDefault="0099566C" w:rsidP="0099566C">
      <w:pPr>
        <w:rPr>
          <w:rFonts w:eastAsia="Times New Roman"/>
          <w:b/>
          <w:bCs/>
          <w:color w:val="000000"/>
          <w:lang w:val="en-US"/>
        </w:rPr>
      </w:pPr>
      <w:proofErr w:type="spellStart"/>
      <w:r w:rsidRPr="00AE20A9">
        <w:rPr>
          <w:rFonts w:eastAsia="Times New Roman"/>
          <w:b/>
          <w:bCs/>
          <w:color w:val="000000"/>
          <w:lang w:val="en-US"/>
        </w:rPr>
        <w:t>ATtRACT</w:t>
      </w:r>
      <w:proofErr w:type="spellEnd"/>
      <w:r w:rsidRPr="00AE20A9">
        <w:rPr>
          <w:rFonts w:eastAsia="Times New Roman"/>
          <w:b/>
          <w:bCs/>
          <w:color w:val="000000"/>
          <w:lang w:val="en-US"/>
        </w:rPr>
        <w:t xml:space="preserve"> - SELEX</w:t>
      </w:r>
    </w:p>
    <w:p w14:paraId="69501A4F" w14:textId="77777777" w:rsidR="00D11BE1"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1e-4 --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/sequences/fimo_transcriptome_5utr.txt &gt; </w:t>
      </w:r>
      <w:proofErr w:type="gramStart"/>
      <w:r w:rsidRPr="00AE20A9">
        <w:rPr>
          <w:rFonts w:eastAsia="Times New Roman"/>
          <w:color w:val="000000"/>
          <w:lang w:val="en-US"/>
        </w:rPr>
        <w:t>FIMO_OUT/pval1e-4/selex_UTR5.tsv;</w:t>
      </w:r>
      <w:proofErr w:type="gramEnd"/>
    </w:p>
    <w:p w14:paraId="701C61FE" w14:textId="0BE84949" w:rsidR="00D11BE1"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1e-4 --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/sequences/fimo_transcriptome_cds.txt &gt; </w:t>
      </w:r>
      <w:proofErr w:type="gramStart"/>
      <w:r w:rsidRPr="00AE20A9">
        <w:rPr>
          <w:rFonts w:eastAsia="Times New Roman"/>
          <w:color w:val="000000"/>
          <w:lang w:val="en-US"/>
        </w:rPr>
        <w:t>FIMO_OUT/pval1e-4/</w:t>
      </w:r>
      <w:proofErr w:type="spellStart"/>
      <w:r w:rsidRPr="00AE20A9">
        <w:rPr>
          <w:rFonts w:eastAsia="Times New Roman"/>
          <w:color w:val="000000"/>
          <w:lang w:val="en-US"/>
        </w:rPr>
        <w:t>selex_CDS.tsv</w:t>
      </w:r>
      <w:proofErr w:type="spellEnd"/>
      <w:r w:rsidR="00D11BE1" w:rsidRPr="00AE20A9">
        <w:rPr>
          <w:rFonts w:eastAsia="Times New Roman"/>
          <w:color w:val="000000"/>
          <w:lang w:val="en-US"/>
        </w:rPr>
        <w:t>;</w:t>
      </w:r>
      <w:proofErr w:type="gramEnd"/>
    </w:p>
    <w:p w14:paraId="5760ED85" w14:textId="77777777" w:rsidR="00D11BE1"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1e-4 --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/sequences/fimo_transcriptome_3utr.txt &gt; </w:t>
      </w:r>
      <w:proofErr w:type="gramStart"/>
      <w:r w:rsidRPr="00AE20A9">
        <w:rPr>
          <w:rFonts w:eastAsia="Times New Roman"/>
          <w:color w:val="000000"/>
          <w:lang w:val="en-US"/>
        </w:rPr>
        <w:t>FIMO_OUT/pval1e-4/selex_UTR3.tsv;</w:t>
      </w:r>
      <w:proofErr w:type="gramEnd"/>
    </w:p>
    <w:p w14:paraId="103F956E" w14:textId="410E29A8" w:rsidR="0099566C"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1e-4 --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/sequences/fimo_transcriptome_full.txt &gt; FIMO_OUT/pval1e-4/</w:t>
      </w:r>
      <w:proofErr w:type="spellStart"/>
      <w:r w:rsidRPr="00AE20A9">
        <w:rPr>
          <w:rFonts w:eastAsia="Times New Roman"/>
          <w:color w:val="000000"/>
          <w:lang w:val="en-US"/>
        </w:rPr>
        <w:t>selex_full.tsv</w:t>
      </w:r>
      <w:proofErr w:type="spellEnd"/>
    </w:p>
    <w:p w14:paraId="7254498A" w14:textId="77777777" w:rsidR="0099566C" w:rsidRPr="00AE20A9" w:rsidRDefault="0099566C" w:rsidP="0099566C">
      <w:pPr>
        <w:rPr>
          <w:rFonts w:eastAsia="Times New Roman"/>
          <w:color w:val="000000"/>
          <w:lang w:val="en-US"/>
        </w:rPr>
      </w:pPr>
    </w:p>
    <w:p w14:paraId="26963642" w14:textId="77777777" w:rsidR="0099566C" w:rsidRPr="00AE20A9" w:rsidRDefault="0099566C" w:rsidP="0099566C">
      <w:pPr>
        <w:rPr>
          <w:rFonts w:eastAsia="Times New Roman"/>
          <w:b/>
          <w:bCs/>
          <w:color w:val="000000"/>
          <w:lang w:val="en-US"/>
        </w:rPr>
      </w:pPr>
      <w:proofErr w:type="spellStart"/>
      <w:r w:rsidRPr="00AE20A9">
        <w:rPr>
          <w:rFonts w:eastAsia="Times New Roman"/>
          <w:b/>
          <w:bCs/>
          <w:color w:val="000000"/>
          <w:lang w:val="en-US"/>
        </w:rPr>
        <w:t>ATtRACT</w:t>
      </w:r>
      <w:proofErr w:type="spellEnd"/>
      <w:r w:rsidRPr="00AE20A9">
        <w:rPr>
          <w:rFonts w:eastAsia="Times New Roman"/>
          <w:b/>
          <w:bCs/>
          <w:color w:val="000000"/>
          <w:lang w:val="en-US"/>
        </w:rPr>
        <w:t xml:space="preserve"> - RNAcompete</w:t>
      </w:r>
    </w:p>
    <w:p w14:paraId="4F7F7B8F" w14:textId="77777777" w:rsidR="00D11BE1"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1e-4 --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/sequences/fimo_transcriptome_5utr.txt &gt; </w:t>
      </w:r>
      <w:proofErr w:type="gramStart"/>
      <w:r w:rsidRPr="00AE20A9">
        <w:rPr>
          <w:rFonts w:eastAsia="Times New Roman"/>
          <w:color w:val="000000"/>
          <w:lang w:val="en-US"/>
        </w:rPr>
        <w:t>FIMO_OUT/pval1e-4/rnacompete_UTR5.tsv;</w:t>
      </w:r>
      <w:proofErr w:type="gramEnd"/>
    </w:p>
    <w:p w14:paraId="5A8E1ADF" w14:textId="77777777" w:rsidR="00D11BE1"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1e-4 --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/sequences/fimo_transcriptome_cds.txt &gt; </w:t>
      </w:r>
      <w:proofErr w:type="gramStart"/>
      <w:r w:rsidRPr="00AE20A9">
        <w:rPr>
          <w:rFonts w:eastAsia="Times New Roman"/>
          <w:color w:val="000000"/>
          <w:lang w:val="en-US"/>
        </w:rPr>
        <w:t>FIMO_OUT/pval1e-4/</w:t>
      </w:r>
      <w:proofErr w:type="spellStart"/>
      <w:r w:rsidRPr="00AE20A9">
        <w:rPr>
          <w:rFonts w:eastAsia="Times New Roman"/>
          <w:color w:val="000000"/>
          <w:lang w:val="en-US"/>
        </w:rPr>
        <w:t>rnacompete_CDS.tsv</w:t>
      </w:r>
      <w:proofErr w:type="spellEnd"/>
      <w:r w:rsidRPr="00AE20A9">
        <w:rPr>
          <w:rFonts w:eastAsia="Times New Roman"/>
          <w:color w:val="000000"/>
          <w:lang w:val="en-US"/>
        </w:rPr>
        <w:t>;</w:t>
      </w:r>
      <w:proofErr w:type="gramEnd"/>
    </w:p>
    <w:p w14:paraId="4692C46C" w14:textId="77777777" w:rsidR="00D11BE1"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1e-4 --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/sequences/fimo_transcriptome_3utr.txt &gt; </w:t>
      </w:r>
      <w:proofErr w:type="gramStart"/>
      <w:r w:rsidRPr="00AE20A9">
        <w:rPr>
          <w:rFonts w:eastAsia="Times New Roman"/>
          <w:color w:val="000000"/>
          <w:lang w:val="en-US"/>
        </w:rPr>
        <w:t>FIMO_OUT/pval1e-4/rnacompete_UTR3.tsv;</w:t>
      </w:r>
      <w:proofErr w:type="gramEnd"/>
    </w:p>
    <w:p w14:paraId="6BAC5705" w14:textId="18A9D666" w:rsidR="0099566C"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1e-4 --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/sequences/fimo_transcriptome_full.txt &gt; FIMO_OUT/pval1e-4/</w:t>
      </w:r>
      <w:proofErr w:type="spellStart"/>
      <w:r w:rsidRPr="00AE20A9">
        <w:rPr>
          <w:rFonts w:eastAsia="Times New Roman"/>
          <w:color w:val="000000"/>
          <w:lang w:val="en-US"/>
        </w:rPr>
        <w:t>rnacompete_full.tsv</w:t>
      </w:r>
      <w:proofErr w:type="spellEnd"/>
    </w:p>
    <w:p w14:paraId="4D933AE0" w14:textId="77777777" w:rsidR="0099566C" w:rsidRPr="00AE20A9" w:rsidRDefault="0099566C" w:rsidP="0099566C">
      <w:pPr>
        <w:rPr>
          <w:rFonts w:eastAsia="Times New Roman"/>
          <w:color w:val="000000"/>
          <w:lang w:val="en-US"/>
        </w:rPr>
      </w:pPr>
    </w:p>
    <w:p w14:paraId="2446781F" w14:textId="77777777" w:rsidR="0099566C" w:rsidRPr="00AE20A9" w:rsidRDefault="0099566C" w:rsidP="0099566C">
      <w:pPr>
        <w:rPr>
          <w:rFonts w:eastAsia="Times New Roman"/>
          <w:b/>
          <w:bCs/>
          <w:color w:val="000000"/>
          <w:lang w:val="en-US"/>
        </w:rPr>
      </w:pPr>
      <w:r w:rsidRPr="00AE20A9">
        <w:rPr>
          <w:rFonts w:eastAsia="Times New Roman"/>
          <w:b/>
          <w:bCs/>
          <w:color w:val="000000"/>
          <w:lang w:val="en-US"/>
        </w:rPr>
        <w:t>HT-SELEX</w:t>
      </w:r>
    </w:p>
    <w:p w14:paraId="3E7B0172" w14:textId="77777777" w:rsidR="0099566C"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1e-4 --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/sequences/fimo_transcriptome_5utr.txt &gt; </w:t>
      </w:r>
      <w:proofErr w:type="gramStart"/>
      <w:r w:rsidRPr="00AE20A9">
        <w:rPr>
          <w:rFonts w:eastAsia="Times New Roman"/>
          <w:color w:val="000000"/>
          <w:lang w:val="en-US"/>
        </w:rPr>
        <w:t>FIMO_OUT/pval1e-4/htselex_UTR5.tsv;</w:t>
      </w:r>
      <w:proofErr w:type="gramEnd"/>
    </w:p>
    <w:p w14:paraId="0FF3577F" w14:textId="77777777" w:rsidR="0099566C" w:rsidRPr="00AE20A9" w:rsidRDefault="0099566C" w:rsidP="006F4D1C">
      <w:pPr>
        <w:jc w:val="left"/>
        <w:rPr>
          <w:rFonts w:eastAsia="Times New Roman"/>
          <w:color w:val="000000"/>
          <w:lang w:val="en-US"/>
        </w:rPr>
      </w:pPr>
      <w:proofErr w:type="spellStart"/>
      <w:r w:rsidRPr="00AE20A9">
        <w:rPr>
          <w:rFonts w:eastAsia="Times New Roman"/>
          <w:color w:val="000000"/>
          <w:lang w:val="en-US"/>
        </w:rPr>
        <w:lastRenderedPageBreak/>
        <w:t>fimo</w:t>
      </w:r>
      <w:proofErr w:type="spellEnd"/>
      <w:r w:rsidRPr="00AE20A9">
        <w:rPr>
          <w:rFonts w:eastAsia="Times New Roman"/>
          <w:color w:val="000000"/>
          <w:lang w:val="en-US"/>
        </w:rPr>
        <w:t xml:space="preserve"> --text --max-stored-scores 214748364 --thresh 1e-4 --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/sequences/fimo_transcriptome_cds.txt &gt; </w:t>
      </w:r>
      <w:proofErr w:type="gramStart"/>
      <w:r w:rsidRPr="00AE20A9">
        <w:rPr>
          <w:rFonts w:eastAsia="Times New Roman"/>
          <w:color w:val="000000"/>
          <w:lang w:val="en-US"/>
        </w:rPr>
        <w:t>FIMO_OUT/pval1e-4/</w:t>
      </w:r>
      <w:proofErr w:type="spellStart"/>
      <w:r w:rsidRPr="00AE20A9">
        <w:rPr>
          <w:rFonts w:eastAsia="Times New Roman"/>
          <w:color w:val="000000"/>
          <w:lang w:val="en-US"/>
        </w:rPr>
        <w:t>htselex_CDS.tsv</w:t>
      </w:r>
      <w:proofErr w:type="spellEnd"/>
      <w:r w:rsidRPr="00AE20A9">
        <w:rPr>
          <w:rFonts w:eastAsia="Times New Roman"/>
          <w:color w:val="000000"/>
          <w:lang w:val="en-US"/>
        </w:rPr>
        <w:t>;</w:t>
      </w:r>
      <w:proofErr w:type="gramEnd"/>
    </w:p>
    <w:p w14:paraId="057057E4" w14:textId="77777777" w:rsidR="0099566C"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1e-4 --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/sequences/fimo_transcriptome_3utr.txt &gt; </w:t>
      </w:r>
      <w:proofErr w:type="gramStart"/>
      <w:r w:rsidRPr="00AE20A9">
        <w:rPr>
          <w:rFonts w:eastAsia="Times New Roman"/>
          <w:color w:val="000000"/>
          <w:lang w:val="en-US"/>
        </w:rPr>
        <w:t>FIMO_OUT/pval1e-4/htselex_UTR3.tsv;</w:t>
      </w:r>
      <w:proofErr w:type="gramEnd"/>
    </w:p>
    <w:p w14:paraId="41E87482" w14:textId="77777777" w:rsidR="0099566C"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1e-4 --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/sequences/fimo_transcriptome_full.txt &gt; FIMO_OUT/pval1e-4/</w:t>
      </w:r>
      <w:proofErr w:type="spellStart"/>
      <w:r w:rsidRPr="00AE20A9">
        <w:rPr>
          <w:rFonts w:eastAsia="Times New Roman"/>
          <w:color w:val="000000"/>
          <w:lang w:val="en-US"/>
        </w:rPr>
        <w:t>htselex_full.tsv</w:t>
      </w:r>
      <w:proofErr w:type="spellEnd"/>
    </w:p>
    <w:p w14:paraId="0DCA7F4A" w14:textId="77777777" w:rsidR="0099566C" w:rsidRPr="00AE20A9" w:rsidRDefault="0099566C" w:rsidP="0099566C">
      <w:pPr>
        <w:rPr>
          <w:rFonts w:eastAsia="Times New Roman"/>
          <w:color w:val="000000"/>
          <w:lang w:val="en-US"/>
        </w:rPr>
      </w:pPr>
    </w:p>
    <w:p w14:paraId="2C81E81D" w14:textId="77777777" w:rsidR="0099566C" w:rsidRPr="00AE20A9" w:rsidRDefault="0099566C" w:rsidP="0099566C">
      <w:pPr>
        <w:rPr>
          <w:rFonts w:eastAsia="Times New Roman"/>
          <w:color w:val="000000"/>
          <w:lang w:val="en-US"/>
        </w:rPr>
      </w:pPr>
    </w:p>
    <w:p w14:paraId="0EB27D26" w14:textId="77777777" w:rsidR="0099566C" w:rsidRPr="00AE20A9" w:rsidRDefault="0099566C" w:rsidP="0099566C">
      <w:pPr>
        <w:spacing w:after="160" w:line="259" w:lineRule="auto"/>
        <w:rPr>
          <w:rFonts w:eastAsia="Times New Roman"/>
          <w:b/>
          <w:bCs/>
          <w:color w:val="000000"/>
          <w:lang w:val="en-US"/>
        </w:rPr>
      </w:pPr>
      <w:r w:rsidRPr="00AE20A9">
        <w:rPr>
          <w:rFonts w:eastAsia="Times New Roman"/>
          <w:b/>
          <w:bCs/>
          <w:color w:val="000000"/>
          <w:lang w:val="en-US"/>
        </w:rPr>
        <w:br w:type="page"/>
      </w:r>
    </w:p>
    <w:p w14:paraId="7077E1C2" w14:textId="77777777" w:rsidR="0099566C" w:rsidRPr="00AE20A9" w:rsidRDefault="0099566C" w:rsidP="0099566C">
      <w:pPr>
        <w:pBdr>
          <w:top w:val="single" w:sz="4" w:space="1" w:color="auto"/>
          <w:bottom w:val="single" w:sz="4" w:space="1" w:color="auto"/>
        </w:pBdr>
        <w:rPr>
          <w:rFonts w:eastAsia="Times New Roman"/>
          <w:b/>
          <w:bCs/>
          <w:color w:val="000000"/>
          <w:lang w:val="en-US"/>
        </w:rPr>
      </w:pPr>
      <w:proofErr w:type="spellStart"/>
      <w:r w:rsidRPr="00AE20A9">
        <w:rPr>
          <w:rFonts w:eastAsia="Times New Roman"/>
          <w:b/>
          <w:bCs/>
          <w:color w:val="000000"/>
          <w:lang w:val="en-US"/>
        </w:rPr>
        <w:lastRenderedPageBreak/>
        <w:t>Pvalue</w:t>
      </w:r>
      <w:proofErr w:type="spellEnd"/>
      <w:r w:rsidRPr="00AE20A9">
        <w:rPr>
          <w:rFonts w:eastAsia="Times New Roman"/>
          <w:b/>
          <w:bCs/>
          <w:color w:val="000000"/>
          <w:lang w:val="en-US"/>
        </w:rPr>
        <w:t>: 1e-3</w:t>
      </w:r>
    </w:p>
    <w:p w14:paraId="421CD034" w14:textId="77777777" w:rsidR="0099566C" w:rsidRPr="00AE20A9" w:rsidRDefault="0099566C" w:rsidP="0099566C">
      <w:pPr>
        <w:rPr>
          <w:rFonts w:eastAsia="Times New Roman"/>
          <w:b/>
          <w:bCs/>
          <w:color w:val="000000"/>
          <w:lang w:val="en-US"/>
        </w:rPr>
      </w:pPr>
    </w:p>
    <w:p w14:paraId="666C3720" w14:textId="77777777" w:rsidR="0099566C" w:rsidRPr="00AE20A9" w:rsidRDefault="0099566C" w:rsidP="0099566C">
      <w:pPr>
        <w:rPr>
          <w:rFonts w:eastAsia="Times New Roman"/>
          <w:b/>
          <w:bCs/>
          <w:color w:val="000000"/>
          <w:lang w:val="en-US"/>
        </w:rPr>
      </w:pPr>
      <w:proofErr w:type="spellStart"/>
      <w:r w:rsidRPr="00AE20A9">
        <w:rPr>
          <w:rFonts w:eastAsia="Times New Roman"/>
          <w:b/>
          <w:bCs/>
          <w:color w:val="000000"/>
          <w:lang w:val="en-US"/>
        </w:rPr>
        <w:t>ATtRACT</w:t>
      </w:r>
      <w:proofErr w:type="spellEnd"/>
      <w:r w:rsidRPr="00AE20A9">
        <w:rPr>
          <w:rFonts w:eastAsia="Times New Roman"/>
          <w:b/>
          <w:bCs/>
          <w:color w:val="000000"/>
          <w:lang w:val="en-US"/>
        </w:rPr>
        <w:t xml:space="preserve"> - SELEX</w:t>
      </w:r>
    </w:p>
    <w:p w14:paraId="608BB777" w14:textId="77777777" w:rsidR="0099566C"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1e-3 --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/sequences/fimo_transcriptome_5utr.txt &gt; FIMO_OUT/pval1e-3/selex_UTR5.tsv;fimo --text --max-stored-scores 214748364 --thresh 1e-3 --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/sequences/fimo_transcriptome_cds.txt &gt; FIMO_OUT/pval1e-3/</w:t>
      </w:r>
      <w:proofErr w:type="spellStart"/>
      <w:r w:rsidRPr="00AE20A9">
        <w:rPr>
          <w:rFonts w:eastAsia="Times New Roman"/>
          <w:color w:val="000000"/>
          <w:lang w:val="en-US"/>
        </w:rPr>
        <w:t>selex_CDS.tsv;fimo</w:t>
      </w:r>
      <w:proofErr w:type="spellEnd"/>
      <w:r w:rsidRPr="00AE20A9">
        <w:rPr>
          <w:rFonts w:eastAsia="Times New Roman"/>
          <w:color w:val="000000"/>
          <w:lang w:val="en-US"/>
        </w:rPr>
        <w:t xml:space="preserve"> --text --max-stored-scores 214748364 --thresh 1e-3 --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/sequences/fimo_transcriptome_3utr.txt &gt; FIMO_OUT/pval1e-3/selex_UTR3.tsv;fimo --text --max-stored-scores 214748364 --thresh 1e-3 --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/sequences/fimo_transcriptome_full.txt &gt; FIMO_OUT/pval1e-3/</w:t>
      </w:r>
      <w:proofErr w:type="spellStart"/>
      <w:r w:rsidRPr="00AE20A9">
        <w:rPr>
          <w:rFonts w:eastAsia="Times New Roman"/>
          <w:color w:val="000000"/>
          <w:lang w:val="en-US"/>
        </w:rPr>
        <w:t>selex_full.tsv</w:t>
      </w:r>
      <w:proofErr w:type="spellEnd"/>
    </w:p>
    <w:p w14:paraId="6B0A3F32" w14:textId="77777777" w:rsidR="0099566C" w:rsidRPr="00AE20A9" w:rsidRDefault="0099566C" w:rsidP="0099566C">
      <w:pPr>
        <w:rPr>
          <w:rFonts w:eastAsia="Times New Roman"/>
          <w:color w:val="000000"/>
          <w:lang w:val="en-US"/>
        </w:rPr>
      </w:pPr>
    </w:p>
    <w:p w14:paraId="032761BF" w14:textId="77777777" w:rsidR="0099566C" w:rsidRPr="00AE20A9" w:rsidRDefault="0099566C" w:rsidP="0099566C">
      <w:pPr>
        <w:rPr>
          <w:rFonts w:eastAsia="Times New Roman"/>
          <w:b/>
          <w:bCs/>
          <w:color w:val="000000"/>
          <w:lang w:val="en-US"/>
        </w:rPr>
      </w:pPr>
      <w:proofErr w:type="spellStart"/>
      <w:r w:rsidRPr="00AE20A9">
        <w:rPr>
          <w:rFonts w:eastAsia="Times New Roman"/>
          <w:b/>
          <w:bCs/>
          <w:color w:val="000000"/>
          <w:lang w:val="en-US"/>
        </w:rPr>
        <w:t>ATtRACT</w:t>
      </w:r>
      <w:proofErr w:type="spellEnd"/>
      <w:r w:rsidRPr="00AE20A9">
        <w:rPr>
          <w:rFonts w:eastAsia="Times New Roman"/>
          <w:b/>
          <w:bCs/>
          <w:color w:val="000000"/>
          <w:lang w:val="en-US"/>
        </w:rPr>
        <w:t xml:space="preserve"> - RNAcompete</w:t>
      </w:r>
    </w:p>
    <w:p w14:paraId="18DD842D" w14:textId="77777777" w:rsidR="0099566C"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1e-3 --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/sequences/fimo_transcriptome_5utr.txt &gt; FIMO_OUT/pval1e-3/rnacompete_UTR5.tsv;fimo --text --max-stored-scores 214748364 --thresh 1e-3 --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/sequences/fimo_transcriptome_cds.txt &gt; FIMO_OUT/pval1e-3/</w:t>
      </w:r>
      <w:proofErr w:type="spellStart"/>
      <w:r w:rsidRPr="00AE20A9">
        <w:rPr>
          <w:rFonts w:eastAsia="Times New Roman"/>
          <w:color w:val="000000"/>
          <w:lang w:val="en-US"/>
        </w:rPr>
        <w:t>rnacompete_CDS.tsv;fimo</w:t>
      </w:r>
      <w:proofErr w:type="spellEnd"/>
      <w:r w:rsidRPr="00AE20A9">
        <w:rPr>
          <w:rFonts w:eastAsia="Times New Roman"/>
          <w:color w:val="000000"/>
          <w:lang w:val="en-US"/>
        </w:rPr>
        <w:t xml:space="preserve"> --text --max-stored-scores 214748364 --thresh 1e-3 --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/sequences/fimo_transcriptome_3utr.txt &gt; FIMO_OUT/pval1e-3/rnacompete_UTR3.tsv;fimo --text --max-stored-scores 214748364 --thresh 1e-3 --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/sequences/fimo_transcriptome_full.txt &gt; FIMO_OUT/pval1e-3/</w:t>
      </w:r>
      <w:proofErr w:type="spellStart"/>
      <w:r w:rsidRPr="00AE20A9">
        <w:rPr>
          <w:rFonts w:eastAsia="Times New Roman"/>
          <w:color w:val="000000"/>
          <w:lang w:val="en-US"/>
        </w:rPr>
        <w:t>rnacompete_full.tsv</w:t>
      </w:r>
      <w:proofErr w:type="spellEnd"/>
    </w:p>
    <w:p w14:paraId="05247723" w14:textId="77777777" w:rsidR="0099566C" w:rsidRPr="00AE20A9" w:rsidRDefault="0099566C" w:rsidP="0099566C">
      <w:pPr>
        <w:rPr>
          <w:rFonts w:eastAsia="Times New Roman"/>
          <w:color w:val="000000"/>
          <w:lang w:val="en-US"/>
        </w:rPr>
      </w:pPr>
    </w:p>
    <w:p w14:paraId="62FB3A73" w14:textId="77777777" w:rsidR="0099566C" w:rsidRPr="00AE20A9" w:rsidRDefault="0099566C" w:rsidP="0099566C">
      <w:pPr>
        <w:rPr>
          <w:rFonts w:eastAsia="Times New Roman"/>
          <w:b/>
          <w:bCs/>
          <w:color w:val="000000"/>
          <w:lang w:val="en-US"/>
        </w:rPr>
      </w:pPr>
      <w:r w:rsidRPr="00AE20A9">
        <w:rPr>
          <w:rFonts w:eastAsia="Times New Roman"/>
          <w:b/>
          <w:bCs/>
          <w:color w:val="000000"/>
          <w:lang w:val="en-US"/>
        </w:rPr>
        <w:t>HT-SELEX</w:t>
      </w:r>
    </w:p>
    <w:p w14:paraId="5AFE4B95" w14:textId="77777777" w:rsidR="0099566C"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1e-3 --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/sequences/fimo_transcriptome_5utr.txt &gt; FIMO_OUT/pval1e-3/htselex_UTR5.tsv;fimo --text --max-stored-scores 214748364 --thresh 1e-3 --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/sequences/fimo_transcriptome_cds.txt &gt; FIMO_OUT/pval1e-3/</w:t>
      </w:r>
      <w:proofErr w:type="spellStart"/>
      <w:r w:rsidRPr="00AE20A9">
        <w:rPr>
          <w:rFonts w:eastAsia="Times New Roman"/>
          <w:color w:val="000000"/>
          <w:lang w:val="en-US"/>
        </w:rPr>
        <w:t>htselex_CDS.tsv;fimo</w:t>
      </w:r>
      <w:proofErr w:type="spellEnd"/>
      <w:r w:rsidRPr="00AE20A9">
        <w:rPr>
          <w:rFonts w:eastAsia="Times New Roman"/>
          <w:color w:val="000000"/>
          <w:lang w:val="en-US"/>
        </w:rPr>
        <w:t xml:space="preserve"> --text --max-stored-scores 214748364 --thresh 1e-3 --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lastRenderedPageBreak/>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/sequences/fimo_transcriptome_3utr.txt &gt; FIMO_OUT/pval1e-3/htselex_UTR3.tsv;fimo --text --max-stored-scores 214748364 --thresh 1e-3 --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/sequences/fimo_transcriptome_full.txt &gt; FIMO_OUT/pval1e-3/</w:t>
      </w:r>
      <w:proofErr w:type="spellStart"/>
      <w:r w:rsidRPr="00AE20A9">
        <w:rPr>
          <w:rFonts w:eastAsia="Times New Roman"/>
          <w:color w:val="000000"/>
          <w:lang w:val="en-US"/>
        </w:rPr>
        <w:t>htselex_full.tsv</w:t>
      </w:r>
      <w:proofErr w:type="spellEnd"/>
    </w:p>
    <w:p w14:paraId="68A66BFE" w14:textId="77777777" w:rsidR="0099566C" w:rsidRPr="00AE20A9" w:rsidRDefault="0099566C" w:rsidP="0099566C">
      <w:pPr>
        <w:rPr>
          <w:rFonts w:eastAsia="Times New Roman"/>
          <w:b/>
          <w:bCs/>
          <w:color w:val="000000"/>
          <w:lang w:val="en-US"/>
        </w:rPr>
      </w:pPr>
    </w:p>
    <w:p w14:paraId="5389D972" w14:textId="77777777" w:rsidR="0099566C" w:rsidRPr="00AE20A9" w:rsidRDefault="0099566C" w:rsidP="0099566C">
      <w:pPr>
        <w:rPr>
          <w:rFonts w:eastAsia="Times New Roman"/>
          <w:b/>
          <w:bCs/>
          <w:color w:val="000000"/>
          <w:lang w:val="en-US"/>
        </w:rPr>
      </w:pPr>
    </w:p>
    <w:p w14:paraId="6A67D303" w14:textId="77777777" w:rsidR="0099566C" w:rsidRPr="00AE20A9" w:rsidRDefault="0099566C" w:rsidP="0099566C">
      <w:pPr>
        <w:rPr>
          <w:rFonts w:eastAsia="Times New Roman"/>
          <w:b/>
          <w:bCs/>
          <w:color w:val="000000"/>
          <w:lang w:val="en-US"/>
        </w:rPr>
      </w:pPr>
    </w:p>
    <w:p w14:paraId="2C1709CF" w14:textId="77777777" w:rsidR="0099566C" w:rsidRPr="00AE20A9" w:rsidRDefault="0099566C" w:rsidP="0099566C">
      <w:pPr>
        <w:spacing w:after="160" w:line="259" w:lineRule="auto"/>
        <w:rPr>
          <w:rFonts w:eastAsia="Times New Roman"/>
          <w:b/>
          <w:bCs/>
          <w:color w:val="000000"/>
          <w:lang w:val="en-US"/>
        </w:rPr>
      </w:pPr>
      <w:r w:rsidRPr="00AE20A9">
        <w:rPr>
          <w:rFonts w:eastAsia="Times New Roman"/>
          <w:b/>
          <w:bCs/>
          <w:color w:val="000000"/>
          <w:lang w:val="en-US"/>
        </w:rPr>
        <w:br w:type="page"/>
      </w:r>
    </w:p>
    <w:p w14:paraId="0AE01D60" w14:textId="77777777" w:rsidR="0099566C" w:rsidRPr="00AE20A9" w:rsidRDefault="0099566C" w:rsidP="0099566C">
      <w:pPr>
        <w:pBdr>
          <w:top w:val="single" w:sz="4" w:space="1" w:color="auto"/>
          <w:bottom w:val="single" w:sz="4" w:space="1" w:color="auto"/>
        </w:pBdr>
        <w:rPr>
          <w:rFonts w:eastAsia="Times New Roman"/>
          <w:b/>
          <w:bCs/>
          <w:color w:val="000000"/>
          <w:lang w:val="en-US"/>
        </w:rPr>
      </w:pPr>
      <w:proofErr w:type="spellStart"/>
      <w:r w:rsidRPr="00AE20A9">
        <w:rPr>
          <w:rFonts w:eastAsia="Times New Roman"/>
          <w:b/>
          <w:bCs/>
          <w:color w:val="000000"/>
          <w:lang w:val="en-US"/>
        </w:rPr>
        <w:lastRenderedPageBreak/>
        <w:t>Pvalue</w:t>
      </w:r>
      <w:proofErr w:type="spellEnd"/>
      <w:r w:rsidRPr="00AE20A9">
        <w:rPr>
          <w:rFonts w:eastAsia="Times New Roman"/>
          <w:b/>
          <w:bCs/>
          <w:color w:val="000000"/>
          <w:lang w:val="en-US"/>
        </w:rPr>
        <w:t>: 1e-2</w:t>
      </w:r>
    </w:p>
    <w:p w14:paraId="52D390D0" w14:textId="77777777" w:rsidR="0099566C" w:rsidRPr="00AE20A9" w:rsidRDefault="0099566C" w:rsidP="0099566C">
      <w:pPr>
        <w:rPr>
          <w:rFonts w:eastAsia="Times New Roman"/>
          <w:b/>
          <w:bCs/>
          <w:color w:val="000000"/>
          <w:lang w:val="en-US"/>
        </w:rPr>
      </w:pPr>
    </w:p>
    <w:p w14:paraId="19676A76" w14:textId="77777777" w:rsidR="0099566C" w:rsidRPr="00AE20A9" w:rsidRDefault="0099566C" w:rsidP="0099566C">
      <w:pPr>
        <w:rPr>
          <w:rFonts w:eastAsia="Times New Roman"/>
          <w:b/>
          <w:bCs/>
          <w:color w:val="000000"/>
          <w:lang w:val="en-US"/>
        </w:rPr>
      </w:pPr>
      <w:proofErr w:type="spellStart"/>
      <w:r w:rsidRPr="00AE20A9">
        <w:rPr>
          <w:rFonts w:eastAsia="Times New Roman"/>
          <w:b/>
          <w:bCs/>
          <w:color w:val="000000"/>
          <w:lang w:val="en-US"/>
        </w:rPr>
        <w:t>ATtRACT</w:t>
      </w:r>
      <w:proofErr w:type="spellEnd"/>
      <w:r w:rsidRPr="00AE20A9">
        <w:rPr>
          <w:rFonts w:eastAsia="Times New Roman"/>
          <w:b/>
          <w:bCs/>
          <w:color w:val="000000"/>
          <w:lang w:val="en-US"/>
        </w:rPr>
        <w:t xml:space="preserve"> - SELEX</w:t>
      </w:r>
    </w:p>
    <w:p w14:paraId="1FE2BE5F" w14:textId="77777777" w:rsidR="00EC654D"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1e-2 --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/sequences/fimo_transcriptome_5utr.txt &gt; </w:t>
      </w:r>
      <w:proofErr w:type="gramStart"/>
      <w:r w:rsidRPr="00AE20A9">
        <w:rPr>
          <w:rFonts w:eastAsia="Times New Roman"/>
          <w:color w:val="000000"/>
          <w:lang w:val="en-US"/>
        </w:rPr>
        <w:t>FIMO_OUT/pval1e-2/selex_UTR5.tsv;</w:t>
      </w:r>
      <w:proofErr w:type="gramEnd"/>
    </w:p>
    <w:p w14:paraId="27943C1F" w14:textId="77777777" w:rsidR="00EC654D"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1e-2 --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/sequences/fimo_transcriptome_cds.txt &gt; </w:t>
      </w:r>
      <w:proofErr w:type="gramStart"/>
      <w:r w:rsidRPr="00AE20A9">
        <w:rPr>
          <w:rFonts w:eastAsia="Times New Roman"/>
          <w:color w:val="000000"/>
          <w:lang w:val="en-US"/>
        </w:rPr>
        <w:t>FIMO_OUT/pval1e-2/</w:t>
      </w:r>
      <w:proofErr w:type="spellStart"/>
      <w:r w:rsidRPr="00AE20A9">
        <w:rPr>
          <w:rFonts w:eastAsia="Times New Roman"/>
          <w:color w:val="000000"/>
          <w:lang w:val="en-US"/>
        </w:rPr>
        <w:t>selex_CDS.tsv</w:t>
      </w:r>
      <w:proofErr w:type="spellEnd"/>
      <w:r w:rsidRPr="00AE20A9">
        <w:rPr>
          <w:rFonts w:eastAsia="Times New Roman"/>
          <w:color w:val="000000"/>
          <w:lang w:val="en-US"/>
        </w:rPr>
        <w:t>;</w:t>
      </w:r>
      <w:proofErr w:type="gramEnd"/>
    </w:p>
    <w:p w14:paraId="511A546F" w14:textId="77777777" w:rsidR="00EC654D"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1e-2 --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/sequences/fimo_transcriptome_3utr.txt &gt; </w:t>
      </w:r>
      <w:proofErr w:type="gramStart"/>
      <w:r w:rsidRPr="00AE20A9">
        <w:rPr>
          <w:rFonts w:eastAsia="Times New Roman"/>
          <w:color w:val="000000"/>
          <w:lang w:val="en-US"/>
        </w:rPr>
        <w:t>FIMO_OUT/pval1e-2/selex_UTR3.tsv;</w:t>
      </w:r>
      <w:proofErr w:type="gramEnd"/>
    </w:p>
    <w:p w14:paraId="2F6BDDC0" w14:textId="7CD34C12" w:rsidR="0099566C"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1e-2 --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/sequences/fimo_transcriptome_full.txt &gt; FIMO_OUT/pval1e-2/</w:t>
      </w:r>
      <w:proofErr w:type="spellStart"/>
      <w:r w:rsidRPr="00AE20A9">
        <w:rPr>
          <w:rFonts w:eastAsia="Times New Roman"/>
          <w:color w:val="000000"/>
          <w:lang w:val="en-US"/>
        </w:rPr>
        <w:t>selex_full.tsv</w:t>
      </w:r>
      <w:proofErr w:type="spellEnd"/>
    </w:p>
    <w:p w14:paraId="5826E105" w14:textId="77777777" w:rsidR="0099566C" w:rsidRPr="00AE20A9" w:rsidRDefault="0099566C" w:rsidP="0099566C">
      <w:pPr>
        <w:rPr>
          <w:rFonts w:eastAsia="Times New Roman"/>
          <w:color w:val="000000"/>
          <w:lang w:val="en-US"/>
        </w:rPr>
      </w:pPr>
    </w:p>
    <w:p w14:paraId="66936796" w14:textId="77777777" w:rsidR="0099566C" w:rsidRPr="00AE20A9" w:rsidRDefault="0099566C" w:rsidP="0099566C">
      <w:pPr>
        <w:rPr>
          <w:rFonts w:eastAsia="Times New Roman"/>
          <w:b/>
          <w:bCs/>
          <w:color w:val="000000"/>
          <w:lang w:val="en-US"/>
        </w:rPr>
      </w:pPr>
      <w:proofErr w:type="spellStart"/>
      <w:r w:rsidRPr="00AE20A9">
        <w:rPr>
          <w:rFonts w:eastAsia="Times New Roman"/>
          <w:b/>
          <w:bCs/>
          <w:color w:val="000000"/>
          <w:lang w:val="en-US"/>
        </w:rPr>
        <w:t>ATtRACT</w:t>
      </w:r>
      <w:proofErr w:type="spellEnd"/>
      <w:r w:rsidRPr="00AE20A9">
        <w:rPr>
          <w:rFonts w:eastAsia="Times New Roman"/>
          <w:b/>
          <w:bCs/>
          <w:color w:val="000000"/>
          <w:lang w:val="en-US"/>
        </w:rPr>
        <w:t xml:space="preserve"> - RNAcompete</w:t>
      </w:r>
    </w:p>
    <w:p w14:paraId="224AF59E" w14:textId="77777777" w:rsidR="00EC654D"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1e-2 --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/sequences/fimo_transcriptome_5utr.txt &gt; </w:t>
      </w:r>
      <w:proofErr w:type="gramStart"/>
      <w:r w:rsidRPr="00AE20A9">
        <w:rPr>
          <w:rFonts w:eastAsia="Times New Roman"/>
          <w:color w:val="000000"/>
          <w:lang w:val="en-US"/>
        </w:rPr>
        <w:t>FIMO_OUT/pval1e-2/rnacompete_UTR5.tsv;</w:t>
      </w:r>
      <w:proofErr w:type="gramEnd"/>
    </w:p>
    <w:p w14:paraId="6E4F09CD" w14:textId="77777777" w:rsidR="00EC654D"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1e-2 --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/sequences/fimo_transcriptome_cds.txt &gt; </w:t>
      </w:r>
      <w:proofErr w:type="gramStart"/>
      <w:r w:rsidRPr="00AE20A9">
        <w:rPr>
          <w:rFonts w:eastAsia="Times New Roman"/>
          <w:color w:val="000000"/>
          <w:lang w:val="en-US"/>
        </w:rPr>
        <w:t>FIMO_OUT/pval1e-2/</w:t>
      </w:r>
      <w:proofErr w:type="spellStart"/>
      <w:r w:rsidRPr="00AE20A9">
        <w:rPr>
          <w:rFonts w:eastAsia="Times New Roman"/>
          <w:color w:val="000000"/>
          <w:lang w:val="en-US"/>
        </w:rPr>
        <w:t>rnacompete_CDS.tsv</w:t>
      </w:r>
      <w:proofErr w:type="spellEnd"/>
      <w:r w:rsidRPr="00AE20A9">
        <w:rPr>
          <w:rFonts w:eastAsia="Times New Roman"/>
          <w:color w:val="000000"/>
          <w:lang w:val="en-US"/>
        </w:rPr>
        <w:t>;</w:t>
      </w:r>
      <w:proofErr w:type="gramEnd"/>
    </w:p>
    <w:p w14:paraId="213D07EE" w14:textId="77777777" w:rsidR="00EC654D"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1e-2 --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/sequences/fimo_transcriptome_3utr.txt &gt; </w:t>
      </w:r>
      <w:proofErr w:type="gramStart"/>
      <w:r w:rsidRPr="00AE20A9">
        <w:rPr>
          <w:rFonts w:eastAsia="Times New Roman"/>
          <w:color w:val="000000"/>
          <w:lang w:val="en-US"/>
        </w:rPr>
        <w:t>FIMO_OUT/pval1e-2/rnacompete_UTR3.tsv;</w:t>
      </w:r>
      <w:proofErr w:type="gramEnd"/>
    </w:p>
    <w:p w14:paraId="3FF9DF7A" w14:textId="6937EAF1" w:rsidR="0099566C"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1e-2 --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/sequences/fimo_transcriptome_full.txt &gt; </w:t>
      </w:r>
      <w:proofErr w:type="gramStart"/>
      <w:r w:rsidRPr="00AE20A9">
        <w:rPr>
          <w:rFonts w:eastAsia="Times New Roman"/>
          <w:color w:val="000000"/>
          <w:lang w:val="en-US"/>
        </w:rPr>
        <w:t>FIMO_OUT/pval1e-2/</w:t>
      </w:r>
      <w:proofErr w:type="spellStart"/>
      <w:r w:rsidRPr="00AE20A9">
        <w:rPr>
          <w:rFonts w:eastAsia="Times New Roman"/>
          <w:color w:val="000000"/>
          <w:lang w:val="en-US"/>
        </w:rPr>
        <w:t>rnacompete_full.tsv</w:t>
      </w:r>
      <w:proofErr w:type="spellEnd"/>
      <w:r w:rsidRPr="00AE20A9">
        <w:rPr>
          <w:rFonts w:eastAsia="Times New Roman"/>
          <w:color w:val="000000"/>
          <w:lang w:val="en-US"/>
        </w:rPr>
        <w:t>;</w:t>
      </w:r>
      <w:proofErr w:type="gramEnd"/>
    </w:p>
    <w:p w14:paraId="6FFF1A11" w14:textId="77777777" w:rsidR="0099566C" w:rsidRPr="00AE20A9" w:rsidRDefault="0099566C" w:rsidP="0099566C">
      <w:pPr>
        <w:rPr>
          <w:rFonts w:eastAsia="Times New Roman"/>
          <w:color w:val="000000"/>
          <w:lang w:val="en-US"/>
        </w:rPr>
      </w:pPr>
    </w:p>
    <w:p w14:paraId="2897FAB5" w14:textId="77777777" w:rsidR="0099566C" w:rsidRPr="00AE20A9" w:rsidRDefault="0099566C" w:rsidP="0099566C">
      <w:pPr>
        <w:rPr>
          <w:rFonts w:eastAsia="Times New Roman"/>
          <w:color w:val="000000"/>
          <w:lang w:val="en-US"/>
        </w:rPr>
      </w:pPr>
    </w:p>
    <w:p w14:paraId="6979C765" w14:textId="77777777" w:rsidR="0099566C" w:rsidRPr="00AE20A9" w:rsidRDefault="0099566C" w:rsidP="0099566C">
      <w:pPr>
        <w:rPr>
          <w:rFonts w:eastAsia="Times New Roman"/>
          <w:b/>
          <w:bCs/>
          <w:color w:val="000000"/>
          <w:lang w:val="en-US"/>
        </w:rPr>
      </w:pPr>
      <w:r w:rsidRPr="00AE20A9">
        <w:rPr>
          <w:rFonts w:eastAsia="Times New Roman"/>
          <w:b/>
          <w:bCs/>
          <w:color w:val="000000"/>
          <w:lang w:val="en-US"/>
        </w:rPr>
        <w:t>HT-SELEX</w:t>
      </w:r>
    </w:p>
    <w:p w14:paraId="09CB6F2F" w14:textId="77777777" w:rsidR="00EC654D" w:rsidRPr="00AE20A9" w:rsidRDefault="0099566C" w:rsidP="006F4D1C">
      <w:pPr>
        <w:jc w:val="left"/>
        <w:rPr>
          <w:rFonts w:eastAsia="Times New Roman"/>
          <w:color w:val="000000"/>
          <w:lang w:val="en-US"/>
        </w:rPr>
      </w:pPr>
      <w:proofErr w:type="spellStart"/>
      <w:r w:rsidRPr="00AE20A9">
        <w:rPr>
          <w:rFonts w:eastAsia="Times New Roman"/>
          <w:color w:val="000000"/>
          <w:lang w:val="en-US"/>
        </w:rPr>
        <w:lastRenderedPageBreak/>
        <w:t>fimo</w:t>
      </w:r>
      <w:proofErr w:type="spellEnd"/>
      <w:r w:rsidRPr="00AE20A9">
        <w:rPr>
          <w:rFonts w:eastAsia="Times New Roman"/>
          <w:color w:val="000000"/>
          <w:lang w:val="en-US"/>
        </w:rPr>
        <w:t xml:space="preserve"> --text --max-stored-scores 214748364 --thresh 1e-2 --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/sequences/fimo_transcriptome_5utr.txt &gt; </w:t>
      </w:r>
      <w:proofErr w:type="gramStart"/>
      <w:r w:rsidRPr="00AE20A9">
        <w:rPr>
          <w:rFonts w:eastAsia="Times New Roman"/>
          <w:color w:val="000000"/>
          <w:lang w:val="en-US"/>
        </w:rPr>
        <w:t>FIMO_OUT/pval1e-2/htselex_UTR5.tsv;</w:t>
      </w:r>
      <w:proofErr w:type="gramEnd"/>
    </w:p>
    <w:p w14:paraId="0FD65AED" w14:textId="77777777" w:rsidR="00EC654D"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1e-2 --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/sequences/fimo_transcriptome_cds.txt &gt; </w:t>
      </w:r>
      <w:proofErr w:type="gramStart"/>
      <w:r w:rsidRPr="00AE20A9">
        <w:rPr>
          <w:rFonts w:eastAsia="Times New Roman"/>
          <w:color w:val="000000"/>
          <w:lang w:val="en-US"/>
        </w:rPr>
        <w:t>FIMO_OUT/pval1e-2/</w:t>
      </w:r>
      <w:proofErr w:type="spellStart"/>
      <w:r w:rsidRPr="00AE20A9">
        <w:rPr>
          <w:rFonts w:eastAsia="Times New Roman"/>
          <w:color w:val="000000"/>
          <w:lang w:val="en-US"/>
        </w:rPr>
        <w:t>htselex_CDS.tsv</w:t>
      </w:r>
      <w:proofErr w:type="spellEnd"/>
      <w:r w:rsidRPr="00AE20A9">
        <w:rPr>
          <w:rFonts w:eastAsia="Times New Roman"/>
          <w:color w:val="000000"/>
          <w:lang w:val="en-US"/>
        </w:rPr>
        <w:t>;</w:t>
      </w:r>
      <w:proofErr w:type="gramEnd"/>
    </w:p>
    <w:p w14:paraId="7C1640F9" w14:textId="77777777" w:rsidR="00EC654D"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1e-2 --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/sequences/fimo_transcriptome_3utr.txt &gt; </w:t>
      </w:r>
      <w:proofErr w:type="gramStart"/>
      <w:r w:rsidRPr="00AE20A9">
        <w:rPr>
          <w:rFonts w:eastAsia="Times New Roman"/>
          <w:color w:val="000000"/>
          <w:lang w:val="en-US"/>
        </w:rPr>
        <w:t>FIMO_OUT/pval1e-2/htselex_UTR3.tsv;</w:t>
      </w:r>
      <w:proofErr w:type="gramEnd"/>
    </w:p>
    <w:p w14:paraId="7FE35F21" w14:textId="2D6AFA6F" w:rsidR="0099566C"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1e-2 --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/sequences/fimo_transcriptome_full.txt &gt; FIMO_OUT/pval1e-2/</w:t>
      </w:r>
      <w:proofErr w:type="spellStart"/>
      <w:r w:rsidRPr="00AE20A9">
        <w:rPr>
          <w:rFonts w:eastAsia="Times New Roman"/>
          <w:color w:val="000000"/>
          <w:lang w:val="en-US"/>
        </w:rPr>
        <w:t>htselex_full.tsv</w:t>
      </w:r>
      <w:proofErr w:type="spellEnd"/>
    </w:p>
    <w:p w14:paraId="50C57557" w14:textId="77777777" w:rsidR="0099566C" w:rsidRPr="00AE20A9" w:rsidRDefault="0099566C" w:rsidP="0099566C">
      <w:pPr>
        <w:rPr>
          <w:lang w:val="en-US"/>
        </w:rPr>
      </w:pPr>
    </w:p>
    <w:p w14:paraId="42336A4A" w14:textId="77777777" w:rsidR="0099566C" w:rsidRPr="00AE20A9" w:rsidRDefault="0099566C" w:rsidP="0099566C">
      <w:pPr>
        <w:rPr>
          <w:lang w:val="en-US"/>
        </w:rPr>
      </w:pPr>
    </w:p>
    <w:p w14:paraId="49817100" w14:textId="77777777" w:rsidR="0099566C" w:rsidRPr="00AE20A9" w:rsidRDefault="0099566C" w:rsidP="0099566C">
      <w:pPr>
        <w:spacing w:after="160" w:line="259" w:lineRule="auto"/>
        <w:rPr>
          <w:rFonts w:eastAsia="Times New Roman"/>
          <w:b/>
          <w:bCs/>
          <w:color w:val="000000"/>
          <w:lang w:val="en-US"/>
        </w:rPr>
      </w:pPr>
      <w:r w:rsidRPr="00AE20A9">
        <w:rPr>
          <w:rFonts w:eastAsia="Times New Roman"/>
          <w:b/>
          <w:bCs/>
          <w:color w:val="000000"/>
          <w:lang w:val="en-US"/>
        </w:rPr>
        <w:br w:type="page"/>
      </w:r>
    </w:p>
    <w:p w14:paraId="05D8D7DB" w14:textId="77777777" w:rsidR="0099566C" w:rsidRPr="00AE20A9" w:rsidRDefault="0099566C" w:rsidP="0099566C">
      <w:pPr>
        <w:pBdr>
          <w:top w:val="single" w:sz="4" w:space="1" w:color="auto"/>
          <w:bottom w:val="single" w:sz="4" w:space="1" w:color="auto"/>
        </w:pBdr>
        <w:rPr>
          <w:rFonts w:eastAsia="Times New Roman"/>
          <w:b/>
          <w:bCs/>
          <w:color w:val="000000"/>
          <w:lang w:val="en-US"/>
        </w:rPr>
      </w:pPr>
      <w:proofErr w:type="spellStart"/>
      <w:r w:rsidRPr="00AE20A9">
        <w:rPr>
          <w:rFonts w:eastAsia="Times New Roman"/>
          <w:b/>
          <w:bCs/>
          <w:color w:val="000000"/>
          <w:lang w:val="en-US"/>
        </w:rPr>
        <w:lastRenderedPageBreak/>
        <w:t>Pvalue</w:t>
      </w:r>
      <w:proofErr w:type="spellEnd"/>
      <w:r w:rsidRPr="00AE20A9">
        <w:rPr>
          <w:rFonts w:eastAsia="Times New Roman"/>
          <w:b/>
          <w:bCs/>
          <w:color w:val="000000"/>
          <w:lang w:val="en-US"/>
        </w:rPr>
        <w:t xml:space="preserve"> 5e-2</w:t>
      </w:r>
    </w:p>
    <w:p w14:paraId="6ADDB1A4" w14:textId="77777777" w:rsidR="0099566C" w:rsidRPr="00AE20A9" w:rsidRDefault="0099566C" w:rsidP="0099566C">
      <w:pPr>
        <w:rPr>
          <w:lang w:val="en-US"/>
        </w:rPr>
      </w:pPr>
    </w:p>
    <w:p w14:paraId="55F4CC8C" w14:textId="77777777" w:rsidR="0099566C" w:rsidRPr="00AE20A9" w:rsidRDefault="0099566C" w:rsidP="0099566C">
      <w:pPr>
        <w:rPr>
          <w:rFonts w:eastAsia="Times New Roman"/>
          <w:b/>
          <w:bCs/>
          <w:color w:val="000000"/>
          <w:lang w:val="en-US"/>
        </w:rPr>
      </w:pPr>
      <w:proofErr w:type="spellStart"/>
      <w:r w:rsidRPr="00AE20A9">
        <w:rPr>
          <w:rFonts w:eastAsia="Times New Roman"/>
          <w:b/>
          <w:bCs/>
          <w:color w:val="000000"/>
          <w:lang w:val="en-US"/>
        </w:rPr>
        <w:t>ATtRACT</w:t>
      </w:r>
      <w:proofErr w:type="spellEnd"/>
      <w:r w:rsidRPr="00AE20A9">
        <w:rPr>
          <w:rFonts w:eastAsia="Times New Roman"/>
          <w:b/>
          <w:bCs/>
          <w:color w:val="000000"/>
          <w:lang w:val="en-US"/>
        </w:rPr>
        <w:t xml:space="preserve"> - SELEX</w:t>
      </w:r>
    </w:p>
    <w:p w14:paraId="0DFA213F" w14:textId="77777777" w:rsidR="00EC654D"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5e-2 --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/sequences/fimo_transcriptome_5utr.txt &gt; </w:t>
      </w:r>
      <w:proofErr w:type="gramStart"/>
      <w:r w:rsidRPr="00AE20A9">
        <w:rPr>
          <w:rFonts w:eastAsia="Times New Roman"/>
          <w:color w:val="000000"/>
          <w:lang w:val="en-US"/>
        </w:rPr>
        <w:t>FIMO_OUT/pval5e-2/selex_UTR5.tsv;</w:t>
      </w:r>
      <w:proofErr w:type="gramEnd"/>
    </w:p>
    <w:p w14:paraId="0038A7B3" w14:textId="77777777" w:rsidR="00EC654D"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5e-2 --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/sequences/fimo_transcriptome_cds.txt &gt; </w:t>
      </w:r>
      <w:proofErr w:type="gramStart"/>
      <w:r w:rsidRPr="00AE20A9">
        <w:rPr>
          <w:rFonts w:eastAsia="Times New Roman"/>
          <w:color w:val="000000"/>
          <w:lang w:val="en-US"/>
        </w:rPr>
        <w:t>FIMO_OUT/pval5e-2/</w:t>
      </w:r>
      <w:proofErr w:type="spellStart"/>
      <w:r w:rsidRPr="00AE20A9">
        <w:rPr>
          <w:rFonts w:eastAsia="Times New Roman"/>
          <w:color w:val="000000"/>
          <w:lang w:val="en-US"/>
        </w:rPr>
        <w:t>selex_CDS.tsv</w:t>
      </w:r>
      <w:proofErr w:type="spellEnd"/>
      <w:r w:rsidRPr="00AE20A9">
        <w:rPr>
          <w:rFonts w:eastAsia="Times New Roman"/>
          <w:color w:val="000000"/>
          <w:lang w:val="en-US"/>
        </w:rPr>
        <w:t>;</w:t>
      </w:r>
      <w:proofErr w:type="gramEnd"/>
    </w:p>
    <w:p w14:paraId="6F9EAE1A" w14:textId="77777777" w:rsidR="00EC654D"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5e-2 --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/sequences/fimo_transcriptome_3utr.txt &gt; </w:t>
      </w:r>
      <w:proofErr w:type="gramStart"/>
      <w:r w:rsidRPr="00AE20A9">
        <w:rPr>
          <w:rFonts w:eastAsia="Times New Roman"/>
          <w:color w:val="000000"/>
          <w:lang w:val="en-US"/>
        </w:rPr>
        <w:t>FIMO_OUT/pval5e-2/selex_UTR3.tsv;</w:t>
      </w:r>
      <w:proofErr w:type="gramEnd"/>
    </w:p>
    <w:p w14:paraId="2B580D53" w14:textId="188634A7" w:rsidR="0099566C"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5e-2 --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/sequences/fimo_transcriptome_full.txt &gt; FIMO_OUT/pval5e-2/</w:t>
      </w:r>
      <w:proofErr w:type="spellStart"/>
      <w:r w:rsidRPr="00AE20A9">
        <w:rPr>
          <w:rFonts w:eastAsia="Times New Roman"/>
          <w:color w:val="000000"/>
          <w:lang w:val="en-US"/>
        </w:rPr>
        <w:t>selex_full.tsv</w:t>
      </w:r>
      <w:proofErr w:type="spellEnd"/>
    </w:p>
    <w:p w14:paraId="6C03E34B" w14:textId="77777777" w:rsidR="0099566C" w:rsidRPr="00AE20A9" w:rsidRDefault="0099566C" w:rsidP="0099566C">
      <w:pPr>
        <w:rPr>
          <w:rFonts w:eastAsia="Times New Roman"/>
          <w:color w:val="000000"/>
          <w:lang w:val="en-US"/>
        </w:rPr>
      </w:pPr>
    </w:p>
    <w:p w14:paraId="6C33B2A6" w14:textId="77777777" w:rsidR="0099566C" w:rsidRPr="00AE20A9" w:rsidRDefault="0099566C" w:rsidP="0099566C">
      <w:pPr>
        <w:rPr>
          <w:rFonts w:eastAsia="Times New Roman"/>
          <w:b/>
          <w:bCs/>
          <w:color w:val="000000"/>
          <w:lang w:val="en-US"/>
        </w:rPr>
      </w:pPr>
      <w:proofErr w:type="spellStart"/>
      <w:r w:rsidRPr="00AE20A9">
        <w:rPr>
          <w:rFonts w:eastAsia="Times New Roman"/>
          <w:b/>
          <w:bCs/>
          <w:color w:val="000000"/>
          <w:lang w:val="en-US"/>
        </w:rPr>
        <w:t>ATtRACT</w:t>
      </w:r>
      <w:proofErr w:type="spellEnd"/>
      <w:r w:rsidRPr="00AE20A9">
        <w:rPr>
          <w:rFonts w:eastAsia="Times New Roman"/>
          <w:b/>
          <w:bCs/>
          <w:color w:val="000000"/>
          <w:lang w:val="en-US"/>
        </w:rPr>
        <w:t xml:space="preserve"> - RNAcompete</w:t>
      </w:r>
    </w:p>
    <w:p w14:paraId="0D7852DC" w14:textId="77777777" w:rsidR="00EC654D"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5e-2 --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/sequences/fimo_transcriptome_5utr.txt &gt; </w:t>
      </w:r>
      <w:proofErr w:type="gramStart"/>
      <w:r w:rsidRPr="00AE20A9">
        <w:rPr>
          <w:rFonts w:eastAsia="Times New Roman"/>
          <w:color w:val="000000"/>
          <w:lang w:val="en-US"/>
        </w:rPr>
        <w:t>FIMO_OUT/pval5e-2/rnacompete_UTR5.tsv;</w:t>
      </w:r>
      <w:proofErr w:type="gramEnd"/>
    </w:p>
    <w:p w14:paraId="59622CDA" w14:textId="77777777" w:rsidR="00EC654D"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5e-2 --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/sequences/fimo_transcriptome_cds.txt &gt; </w:t>
      </w:r>
      <w:proofErr w:type="gramStart"/>
      <w:r w:rsidRPr="00AE20A9">
        <w:rPr>
          <w:rFonts w:eastAsia="Times New Roman"/>
          <w:color w:val="000000"/>
          <w:lang w:val="en-US"/>
        </w:rPr>
        <w:t>FIMO_OUT/pval5e-2/</w:t>
      </w:r>
      <w:proofErr w:type="spellStart"/>
      <w:r w:rsidRPr="00AE20A9">
        <w:rPr>
          <w:rFonts w:eastAsia="Times New Roman"/>
          <w:color w:val="000000"/>
          <w:lang w:val="en-US"/>
        </w:rPr>
        <w:t>rnacompete_CDS.tsv</w:t>
      </w:r>
      <w:proofErr w:type="spellEnd"/>
      <w:r w:rsidRPr="00AE20A9">
        <w:rPr>
          <w:rFonts w:eastAsia="Times New Roman"/>
          <w:color w:val="000000"/>
          <w:lang w:val="en-US"/>
        </w:rPr>
        <w:t>;</w:t>
      </w:r>
      <w:proofErr w:type="gramEnd"/>
    </w:p>
    <w:p w14:paraId="6655E1DF" w14:textId="77777777" w:rsidR="00D11BE1"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5e-2 --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/sequences/fimo_transcriptome_3utr.txt &gt; </w:t>
      </w:r>
      <w:proofErr w:type="gramStart"/>
      <w:r w:rsidRPr="00AE20A9">
        <w:rPr>
          <w:rFonts w:eastAsia="Times New Roman"/>
          <w:color w:val="000000"/>
          <w:lang w:val="en-US"/>
        </w:rPr>
        <w:t>FIMO_OUT/pval5e-2/rnacompete_UTR3.tsv;</w:t>
      </w:r>
      <w:proofErr w:type="gramEnd"/>
    </w:p>
    <w:p w14:paraId="165974A1" w14:textId="2BE0B393" w:rsidR="0099566C"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5e-2 --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/sequences/fimo_transcriptome_full.txt &gt; FIMO_OUT/pval5e-2/</w:t>
      </w:r>
      <w:proofErr w:type="spellStart"/>
      <w:r w:rsidRPr="00AE20A9">
        <w:rPr>
          <w:rFonts w:eastAsia="Times New Roman"/>
          <w:color w:val="000000"/>
          <w:lang w:val="en-US"/>
        </w:rPr>
        <w:t>rnacompete_full.tsv</w:t>
      </w:r>
      <w:proofErr w:type="spellEnd"/>
    </w:p>
    <w:p w14:paraId="00DC14BE" w14:textId="77777777" w:rsidR="0099566C" w:rsidRPr="00AE20A9" w:rsidRDefault="0099566C" w:rsidP="0099566C">
      <w:pPr>
        <w:rPr>
          <w:rFonts w:eastAsia="Times New Roman"/>
          <w:color w:val="000000"/>
          <w:lang w:val="en-US"/>
        </w:rPr>
      </w:pPr>
    </w:p>
    <w:p w14:paraId="16145EBE" w14:textId="77777777" w:rsidR="0099566C" w:rsidRPr="00AE20A9" w:rsidRDefault="0099566C" w:rsidP="0099566C">
      <w:pPr>
        <w:rPr>
          <w:rFonts w:eastAsia="Times New Roman"/>
          <w:b/>
          <w:bCs/>
          <w:color w:val="000000"/>
          <w:lang w:val="en-US"/>
        </w:rPr>
      </w:pPr>
      <w:r w:rsidRPr="00AE20A9">
        <w:rPr>
          <w:rFonts w:eastAsia="Times New Roman"/>
          <w:b/>
          <w:bCs/>
          <w:color w:val="000000"/>
          <w:lang w:val="en-US"/>
        </w:rPr>
        <w:t>HT-SELEX</w:t>
      </w:r>
    </w:p>
    <w:p w14:paraId="7A9E82D8" w14:textId="77777777" w:rsidR="00D11BE1"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5e-2 --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/sequences/fimo_transcriptome_5utr.txt &gt; </w:t>
      </w:r>
      <w:proofErr w:type="gramStart"/>
      <w:r w:rsidRPr="00AE20A9">
        <w:rPr>
          <w:rFonts w:eastAsia="Times New Roman"/>
          <w:color w:val="000000"/>
          <w:lang w:val="en-US"/>
        </w:rPr>
        <w:t>FIMO_OUT/pval5e-2/htselex_UTR5.tsv;</w:t>
      </w:r>
      <w:proofErr w:type="gramEnd"/>
    </w:p>
    <w:p w14:paraId="00405908" w14:textId="77777777" w:rsidR="00D11BE1" w:rsidRPr="00AE20A9" w:rsidRDefault="0099566C" w:rsidP="006F4D1C">
      <w:pPr>
        <w:jc w:val="left"/>
        <w:rPr>
          <w:rFonts w:eastAsia="Times New Roman"/>
          <w:color w:val="000000"/>
          <w:lang w:val="en-US"/>
        </w:rPr>
      </w:pPr>
      <w:proofErr w:type="spellStart"/>
      <w:r w:rsidRPr="00AE20A9">
        <w:rPr>
          <w:rFonts w:eastAsia="Times New Roman"/>
          <w:color w:val="000000"/>
          <w:lang w:val="en-US"/>
        </w:rPr>
        <w:lastRenderedPageBreak/>
        <w:t>fimo</w:t>
      </w:r>
      <w:proofErr w:type="spellEnd"/>
      <w:r w:rsidRPr="00AE20A9">
        <w:rPr>
          <w:rFonts w:eastAsia="Times New Roman"/>
          <w:color w:val="000000"/>
          <w:lang w:val="en-US"/>
        </w:rPr>
        <w:t xml:space="preserve"> --text --max-stored-scores 214748364 --thresh 5e-2 --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/sequences/fimo_transcriptome_cds.txt &gt; </w:t>
      </w:r>
      <w:proofErr w:type="gramStart"/>
      <w:r w:rsidRPr="00AE20A9">
        <w:rPr>
          <w:rFonts w:eastAsia="Times New Roman"/>
          <w:color w:val="000000"/>
          <w:lang w:val="en-US"/>
        </w:rPr>
        <w:t>FIMO_OUT/pval5e-2/</w:t>
      </w:r>
      <w:proofErr w:type="spellStart"/>
      <w:r w:rsidRPr="00AE20A9">
        <w:rPr>
          <w:rFonts w:eastAsia="Times New Roman"/>
          <w:color w:val="000000"/>
          <w:lang w:val="en-US"/>
        </w:rPr>
        <w:t>htselex_CDS.tsv</w:t>
      </w:r>
      <w:proofErr w:type="spellEnd"/>
      <w:r w:rsidRPr="00AE20A9">
        <w:rPr>
          <w:rFonts w:eastAsia="Times New Roman"/>
          <w:color w:val="000000"/>
          <w:lang w:val="en-US"/>
        </w:rPr>
        <w:t>;</w:t>
      </w:r>
      <w:proofErr w:type="gramEnd"/>
    </w:p>
    <w:p w14:paraId="1781B311" w14:textId="77777777" w:rsidR="00D11BE1"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5e-2 --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/sequences/fimo_transcriptome_3utr.txt &gt; </w:t>
      </w:r>
      <w:proofErr w:type="gramStart"/>
      <w:r w:rsidRPr="00AE20A9">
        <w:rPr>
          <w:rFonts w:eastAsia="Times New Roman"/>
          <w:color w:val="000000"/>
          <w:lang w:val="en-US"/>
        </w:rPr>
        <w:t>FIMO_OUT/pval5e-2/htselex_UTR3.tsv;</w:t>
      </w:r>
      <w:proofErr w:type="gramEnd"/>
    </w:p>
    <w:p w14:paraId="26836ED3" w14:textId="3FA4273A" w:rsidR="0099566C"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214748364 --thresh 5e-2 --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/sequences/fimo_transcriptome_full.txt &gt; FIMO_OUT/pval5e-2/</w:t>
      </w:r>
      <w:proofErr w:type="spellStart"/>
      <w:r w:rsidRPr="00AE20A9">
        <w:rPr>
          <w:rFonts w:eastAsia="Times New Roman"/>
          <w:color w:val="000000"/>
          <w:lang w:val="en-US"/>
        </w:rPr>
        <w:t>htselex_full.tsv</w:t>
      </w:r>
      <w:proofErr w:type="spellEnd"/>
    </w:p>
    <w:p w14:paraId="3293C18D" w14:textId="77777777" w:rsidR="0099566C" w:rsidRPr="00AE20A9" w:rsidRDefault="0099566C" w:rsidP="00071AC8">
      <w:pPr>
        <w:rPr>
          <w:lang w:val="en-US"/>
        </w:rPr>
      </w:pPr>
    </w:p>
    <w:p w14:paraId="2CCE1B62" w14:textId="1EC2CF34" w:rsidR="00071AC8" w:rsidRPr="00AE20A9" w:rsidRDefault="00071AC8" w:rsidP="00071AC8">
      <w:pPr>
        <w:rPr>
          <w:lang w:val="en-US"/>
        </w:rPr>
      </w:pPr>
      <w:r w:rsidRPr="00AE20A9">
        <w:rPr>
          <w:lang w:val="en-US"/>
        </w:rPr>
        <w:br w:type="page"/>
      </w:r>
    </w:p>
    <w:p w14:paraId="504C4F8A" w14:textId="4BE86095" w:rsidR="00776CF3" w:rsidRPr="00AE20A9" w:rsidRDefault="00776CF3">
      <w:pPr>
        <w:rPr>
          <w:rFonts w:cstheme="majorHAnsi"/>
          <w:b/>
          <w:bCs/>
          <w:sz w:val="40"/>
          <w:szCs w:val="40"/>
          <w:lang w:val="en-US"/>
        </w:rPr>
      </w:pPr>
      <w:r w:rsidRPr="00AE20A9">
        <w:rPr>
          <w:rFonts w:cstheme="majorHAnsi"/>
          <w:b/>
          <w:bCs/>
          <w:sz w:val="40"/>
          <w:szCs w:val="40"/>
          <w:lang w:val="en-US"/>
        </w:rPr>
        <w:lastRenderedPageBreak/>
        <w:t>EXTRA WRITTEN STUFF</w:t>
      </w:r>
    </w:p>
    <w:p w14:paraId="3E08D00B" w14:textId="7322081D" w:rsidR="00776CF3" w:rsidRPr="00AE20A9" w:rsidRDefault="00776CF3">
      <w:pPr>
        <w:rPr>
          <w:rFonts w:cstheme="majorHAnsi"/>
          <w:lang w:val="en-US"/>
        </w:rPr>
      </w:pPr>
    </w:p>
    <w:p w14:paraId="01995F3D" w14:textId="77777777" w:rsidR="00776CF3" w:rsidRPr="00AE20A9" w:rsidRDefault="00776CF3" w:rsidP="00776CF3">
      <w:pPr>
        <w:rPr>
          <w:rFonts w:cstheme="majorHAnsi"/>
          <w:b/>
          <w:lang w:val="en-US"/>
        </w:rPr>
      </w:pPr>
      <w:r w:rsidRPr="00AE20A9">
        <w:rPr>
          <w:rFonts w:cstheme="majorHAnsi"/>
          <w:b/>
          <w:lang w:val="en-US"/>
        </w:rPr>
        <w:t>Do RBPs bind their own mRNAs more than the average mRNA?</w:t>
      </w:r>
    </w:p>
    <w:p w14:paraId="0CD4F92B" w14:textId="77777777" w:rsidR="00776CF3" w:rsidRPr="00AE20A9" w:rsidRDefault="00776CF3" w:rsidP="00776CF3">
      <w:pPr>
        <w:rPr>
          <w:rFonts w:cstheme="majorHAnsi"/>
          <w:lang w:val="en-US"/>
        </w:rPr>
      </w:pPr>
    </w:p>
    <w:p w14:paraId="6167A064" w14:textId="77777777" w:rsidR="00776CF3" w:rsidRPr="00AE20A9" w:rsidRDefault="00776CF3" w:rsidP="00776CF3">
      <w:pPr>
        <w:rPr>
          <w:rFonts w:cstheme="majorHAnsi"/>
          <w:b/>
          <w:lang w:val="en-US"/>
        </w:rPr>
      </w:pPr>
      <w:r w:rsidRPr="00AE20A9">
        <w:rPr>
          <w:rFonts w:cstheme="majorHAnsi"/>
          <w:b/>
          <w:lang w:val="en-US"/>
        </w:rPr>
        <w:t>Autologous binding and how to analyze it</w:t>
      </w:r>
    </w:p>
    <w:p w14:paraId="5F80F7E4" w14:textId="77777777" w:rsidR="00776CF3" w:rsidRPr="00AE20A9" w:rsidRDefault="00776CF3" w:rsidP="00776CF3">
      <w:pPr>
        <w:rPr>
          <w:rFonts w:cstheme="majorHAnsi"/>
          <w:lang w:val="en-US"/>
        </w:rPr>
      </w:pPr>
      <w:r w:rsidRPr="00AE20A9">
        <w:rPr>
          <w:rFonts w:cstheme="majorHAnsi"/>
          <w:lang w:val="en-US"/>
        </w:rPr>
        <w:t xml:space="preserve">RNA-binding proteins carry out a multitude of functions in the cell. It is their interactions with mRNA, the carrier sequence for genetic information, that makes them so important. Despite their importance, there exist only a handful of datasets pinpointing the mRNA sequence profiles those RNA-binding proteins (RBPs) like to bind to. In a set of experiments, around 170 such binding-profiles, or motifs, were discovered and reconfirmed. </w:t>
      </w:r>
    </w:p>
    <w:p w14:paraId="71B2BE51" w14:textId="77777777" w:rsidR="00776CF3" w:rsidRPr="00AE20A9" w:rsidRDefault="00776CF3" w:rsidP="00776CF3">
      <w:pPr>
        <w:rPr>
          <w:rFonts w:cstheme="majorHAnsi"/>
          <w:lang w:val="en-US"/>
        </w:rPr>
      </w:pPr>
      <w:r w:rsidRPr="00AE20A9">
        <w:rPr>
          <w:rFonts w:cstheme="majorHAnsi"/>
          <w:lang w:val="en-US"/>
        </w:rPr>
        <w:t>The complementarity hypothesis states that a protein will have a larger affinity towards the coding sequence (CDS) of its own mRNA. Applying this hypothesis to the world of RBPs, a set of proteins that are known to bind mRNA in the first place, we would like to affirm that an RBP has a higher propensity to bind to its own coding region than to any other mRNA sequence and subsequence.</w:t>
      </w:r>
    </w:p>
    <w:p w14:paraId="713C171E" w14:textId="77777777" w:rsidR="00776CF3" w:rsidRPr="00AE20A9" w:rsidRDefault="00776CF3" w:rsidP="00776CF3">
      <w:pPr>
        <w:rPr>
          <w:rFonts w:cstheme="majorHAnsi"/>
          <w:lang w:val="en-US"/>
        </w:rPr>
      </w:pPr>
    </w:p>
    <w:p w14:paraId="294FD71B" w14:textId="77777777" w:rsidR="00776CF3" w:rsidRPr="00AE20A9" w:rsidRDefault="00776CF3" w:rsidP="00776CF3">
      <w:pPr>
        <w:rPr>
          <w:rFonts w:cstheme="majorHAnsi"/>
          <w:lang w:val="en-US"/>
        </w:rPr>
      </w:pPr>
      <w:r w:rsidRPr="00AE20A9">
        <w:rPr>
          <w:rFonts w:cstheme="majorHAnsi"/>
          <w:lang w:val="en-US"/>
        </w:rPr>
        <w:t xml:space="preserve">The MANE transcriptome dataset serves as a control dataset for our analysis. It’s a dataset of 200k~ mRNAs (the whole human transcriptome), including </w:t>
      </w:r>
      <w:proofErr w:type="gramStart"/>
      <w:r w:rsidRPr="00AE20A9">
        <w:rPr>
          <w:rFonts w:cstheme="majorHAnsi"/>
          <w:lang w:val="en-US"/>
        </w:rPr>
        <w:t>a number of</w:t>
      </w:r>
      <w:proofErr w:type="gramEnd"/>
      <w:r w:rsidRPr="00AE20A9">
        <w:rPr>
          <w:rFonts w:cstheme="majorHAnsi"/>
          <w:lang w:val="en-US"/>
        </w:rPr>
        <w:t xml:space="preserve"> RNA binding proteins.</w:t>
      </w:r>
    </w:p>
    <w:p w14:paraId="76FBEE5D" w14:textId="77777777" w:rsidR="00776CF3" w:rsidRPr="00AE20A9" w:rsidRDefault="00776CF3" w:rsidP="00776CF3">
      <w:pPr>
        <w:rPr>
          <w:rFonts w:cstheme="majorHAnsi"/>
          <w:lang w:val="en-US"/>
        </w:rPr>
      </w:pPr>
    </w:p>
    <w:p w14:paraId="39F45188" w14:textId="77777777" w:rsidR="00776CF3" w:rsidRPr="00AE20A9" w:rsidRDefault="00776CF3" w:rsidP="00776CF3">
      <w:pPr>
        <w:rPr>
          <w:rFonts w:cstheme="majorHAnsi"/>
          <w:lang w:val="en-US"/>
        </w:rPr>
      </w:pPr>
      <w:proofErr w:type="gramStart"/>
      <w:r w:rsidRPr="00AE20A9">
        <w:rPr>
          <w:rFonts w:cstheme="majorHAnsi"/>
          <w:lang w:val="en-US"/>
        </w:rPr>
        <w:t>In order to</w:t>
      </w:r>
      <w:proofErr w:type="gramEnd"/>
      <w:r w:rsidRPr="00AE20A9">
        <w:rPr>
          <w:rFonts w:cstheme="majorHAnsi"/>
          <w:lang w:val="en-US"/>
        </w:rPr>
        <w:t xml:space="preserve"> test the complementarity hypothesis, the RNA binding motifs of our RBPs are checked against every single sequence in the MANE transcriptome dataset. </w:t>
      </w:r>
    </w:p>
    <w:p w14:paraId="6CE8B009" w14:textId="77777777" w:rsidR="00776CF3" w:rsidRPr="00AE20A9" w:rsidRDefault="00776CF3" w:rsidP="00776CF3">
      <w:pPr>
        <w:rPr>
          <w:rFonts w:cstheme="majorHAnsi"/>
          <w:lang w:val="en-US"/>
        </w:rPr>
      </w:pPr>
      <w:r w:rsidRPr="00AE20A9">
        <w:rPr>
          <w:rFonts w:cstheme="majorHAnsi"/>
          <w:lang w:val="en-US"/>
        </w:rPr>
        <w:t xml:space="preserve">A motif consists of a probability value that any of the four nucleotides would appear at a given position in the motif. When a sequence is similar enough to the motif, then the </w:t>
      </w:r>
      <w:proofErr w:type="gramStart"/>
      <w:r w:rsidRPr="00AE20A9">
        <w:rPr>
          <w:rFonts w:cstheme="majorHAnsi"/>
          <w:lang w:val="en-US"/>
        </w:rPr>
        <w:t>added up</w:t>
      </w:r>
      <w:proofErr w:type="gramEnd"/>
      <w:r w:rsidRPr="00AE20A9">
        <w:rPr>
          <w:rFonts w:cstheme="majorHAnsi"/>
          <w:lang w:val="en-US"/>
        </w:rPr>
        <w:t xml:space="preserve"> probabilities surpass a set threshold score (usually set via p-values and including a background distribution of nucleotides in the sequence considered in order to eliminate bias). According to the complementarity hypothesis, the score of </w:t>
      </w:r>
      <w:proofErr w:type="gramStart"/>
      <w:r w:rsidRPr="00AE20A9">
        <w:rPr>
          <w:rFonts w:cstheme="majorHAnsi"/>
          <w:lang w:val="en-US"/>
        </w:rPr>
        <w:t>a</w:t>
      </w:r>
      <w:proofErr w:type="gramEnd"/>
      <w:r w:rsidRPr="00AE20A9">
        <w:rPr>
          <w:rFonts w:cstheme="majorHAnsi"/>
          <w:lang w:val="en-US"/>
        </w:rPr>
        <w:t xml:space="preserve"> given RNA binding protein’s motif when it is run over its own mRNA should be significantly higher than the average score it would reach when running over any other mRNA. Additionally, scoring the coding sequence of its own (autologous) mRNA would reach a higher score than any other subsequences.</w:t>
      </w:r>
    </w:p>
    <w:p w14:paraId="35B63D1C" w14:textId="77777777" w:rsidR="00776CF3" w:rsidRPr="00AE20A9" w:rsidRDefault="00776CF3" w:rsidP="00776CF3">
      <w:pPr>
        <w:rPr>
          <w:rFonts w:cstheme="majorHAnsi"/>
          <w:lang w:val="en-US"/>
        </w:rPr>
      </w:pPr>
      <w:r w:rsidRPr="00AE20A9">
        <w:rPr>
          <w:rFonts w:cstheme="majorHAnsi"/>
          <w:lang w:val="en-US"/>
        </w:rPr>
        <w:t>In practice, every sequence in the MANE transcriptome is handed to every single RNA binding motif and a score is calculated.</w:t>
      </w:r>
    </w:p>
    <w:p w14:paraId="2B532E1E" w14:textId="77777777" w:rsidR="00776CF3" w:rsidRPr="00AE20A9" w:rsidRDefault="00776CF3" w:rsidP="00776CF3">
      <w:pPr>
        <w:rPr>
          <w:rFonts w:cstheme="majorHAnsi"/>
          <w:lang w:val="en-US"/>
        </w:rPr>
      </w:pPr>
      <w:r w:rsidRPr="00AE20A9">
        <w:rPr>
          <w:rFonts w:cstheme="majorHAnsi"/>
          <w:lang w:val="en-US"/>
        </w:rPr>
        <w:t>FIMO decides the cutoff score depending on the likelihood of getting the scanned subsequence with a given distribution of nucleotides.</w:t>
      </w:r>
    </w:p>
    <w:p w14:paraId="311D11A9" w14:textId="77777777" w:rsidR="00776CF3" w:rsidRPr="00AE20A9" w:rsidRDefault="00776CF3" w:rsidP="00776CF3">
      <w:pPr>
        <w:rPr>
          <w:rFonts w:cstheme="majorHAnsi"/>
          <w:lang w:val="en-US"/>
        </w:rPr>
      </w:pPr>
      <w:r w:rsidRPr="00AE20A9">
        <w:rPr>
          <w:rFonts w:cstheme="majorHAnsi"/>
          <w:lang w:val="en-US"/>
        </w:rPr>
        <w:lastRenderedPageBreak/>
        <w:t>The files FIMO outputs give the exact position and score of a motif that matched a sequence. In theory, following the complementarity hypothesis, a motif would match its own mRNA more often than a motif would match any other sequence.</w:t>
      </w:r>
    </w:p>
    <w:p w14:paraId="433B554A" w14:textId="77777777" w:rsidR="00776CF3" w:rsidRPr="00AE20A9" w:rsidRDefault="00776CF3" w:rsidP="00776CF3">
      <w:pPr>
        <w:rPr>
          <w:rFonts w:cstheme="majorHAnsi"/>
          <w:lang w:val="en-US"/>
        </w:rPr>
      </w:pPr>
    </w:p>
    <w:p w14:paraId="4821F114" w14:textId="030806A5" w:rsidR="00F42638" w:rsidRPr="00AE20A9" w:rsidRDefault="00F42638">
      <w:pPr>
        <w:rPr>
          <w:rFonts w:cstheme="majorHAnsi"/>
          <w:lang w:val="en-US"/>
        </w:rPr>
      </w:pPr>
      <w:bookmarkStart w:id="534" w:name="_2suzqsb0i0zo" w:colFirst="0" w:colLast="0"/>
      <w:bookmarkEnd w:id="534"/>
    </w:p>
    <w:sectPr w:rsidR="00F42638" w:rsidRPr="00AE20A9">
      <w:pgSz w:w="11909" w:h="16834"/>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Thomas Kapral" w:date="2022-04-11T11:38:00Z" w:initials="TK">
    <w:p w14:paraId="2C3E0801" w14:textId="0D58BBC9" w:rsidR="4105E7F7" w:rsidRDefault="29DD5717" w:rsidP="29DD5717">
      <w:pPr>
        <w:pStyle w:val="CommentText"/>
      </w:pPr>
      <w:r>
        <w:t>RNA binding motifs reveal tendencies towards autologous binding</w:t>
      </w:r>
      <w:r w:rsidR="4105E7F7">
        <w:rPr>
          <w:rStyle w:val="CommentReference"/>
        </w:rPr>
        <w:annotationRef/>
      </w:r>
      <w:r w:rsidR="4105E7F7">
        <w:rPr>
          <w:rStyle w:val="CommentReference"/>
        </w:rPr>
        <w:annotationRef/>
      </w:r>
      <w:r w:rsidR="4105E7F7">
        <w:rPr>
          <w:rStyle w:val="CommentReference"/>
        </w:rPr>
        <w:annotationRef/>
      </w:r>
    </w:p>
  </w:comment>
  <w:comment w:id="2" w:author="Thomas Kapral" w:date="2022-04-11T11:38:00Z" w:initials="TK">
    <w:p w14:paraId="6870F905" w14:textId="36D49606" w:rsidR="4105E7F7" w:rsidRDefault="4105E7F7">
      <w:pPr>
        <w:pStyle w:val="CommentText"/>
      </w:pPr>
      <w:r>
        <w:t>nur eine option</w:t>
      </w:r>
      <w:r>
        <w:rPr>
          <w:rStyle w:val="CommentReference"/>
        </w:rPr>
        <w:annotationRef/>
      </w:r>
    </w:p>
  </w:comment>
  <w:comment w:id="3" w:author="Thomas Kapral" w:date="2022-04-11T11:55:00Z" w:initials="TK">
    <w:p w14:paraId="271A690C" w14:textId="6F225B54" w:rsidR="4105E7F7" w:rsidRDefault="4105E7F7">
      <w:pPr>
        <w:pStyle w:val="CommentText"/>
      </w:pPr>
      <w:r>
        <w:t>I would suggest the structure below</w:t>
      </w:r>
      <w:r>
        <w:rPr>
          <w:rStyle w:val="CommentReference"/>
        </w:rPr>
        <w:annotationRef/>
      </w:r>
    </w:p>
  </w:comment>
  <w:comment w:id="32" w:author="Thomas Kapral" w:date="2022-04-12T09:18:00Z" w:initials="TK">
    <w:p w14:paraId="5C950AA3" w14:textId="07CDBAF0" w:rsidR="29DD5717" w:rsidRDefault="29DD5717">
      <w:pPr>
        <w:pStyle w:val="CommentText"/>
      </w:pPr>
      <w:r>
        <w:t xml:space="preserve">Ideally you would give a source for every statement in the introduction. </w:t>
      </w:r>
      <w:r>
        <w:rPr>
          <w:rStyle w:val="CommentReference"/>
        </w:rPr>
        <w:annotationRef/>
      </w:r>
    </w:p>
    <w:p w14:paraId="0B0CDD9A" w14:textId="6091170D" w:rsidR="29DD5717" w:rsidRDefault="29DD5717">
      <w:pPr>
        <w:pStyle w:val="CommentText"/>
      </w:pPr>
    </w:p>
    <w:p w14:paraId="43E53D3E" w14:textId="6236D9F0" w:rsidR="29DD5717" w:rsidRDefault="29DD5717">
      <w:pPr>
        <w:pStyle w:val="CommentText"/>
      </w:pPr>
      <w:r>
        <w:t xml:space="preserve">You can use review-papers to find the original (first) publications and reference them. For more general/summed up statements, you can also reference the review papers directly. </w:t>
      </w:r>
    </w:p>
    <w:p w14:paraId="74993B7F" w14:textId="7A4D9CBC" w:rsidR="29DD5717" w:rsidRDefault="29DD5717">
      <w:pPr>
        <w:pStyle w:val="CommentText"/>
      </w:pPr>
    </w:p>
    <w:p w14:paraId="3B7CDF96" w14:textId="30C0E4A6" w:rsidR="29DD5717" w:rsidRDefault="29DD5717">
      <w:pPr>
        <w:pStyle w:val="CommentText"/>
      </w:pPr>
      <w:r>
        <w:t>At least place references of review papers after each paragraph, that cover the message above.</w:t>
      </w:r>
    </w:p>
  </w:comment>
  <w:comment w:id="33" w:author="Thomas Kapral" w:date="2022-04-11T12:02:00Z" w:initials="TK">
    <w:p w14:paraId="5C265870" w14:textId="60F36389" w:rsidR="4105E7F7" w:rsidRDefault="4105E7F7">
      <w:pPr>
        <w:pStyle w:val="CommentText"/>
      </w:pPr>
      <w:r>
        <w:t>Sentence could be removed</w:t>
      </w:r>
      <w:r>
        <w:rPr>
          <w:rStyle w:val="CommentReference"/>
        </w:rPr>
        <w:annotationRef/>
      </w:r>
    </w:p>
  </w:comment>
  <w:comment w:id="35" w:author="Thomas Kapral" w:date="2022-04-11T12:07:00Z" w:initials="TK">
    <w:p w14:paraId="6AD4EE5F" w14:textId="158FB0CD" w:rsidR="4105E7F7" w:rsidRDefault="4105E7F7">
      <w:pPr>
        <w:pStyle w:val="CommentText"/>
      </w:pPr>
      <w:r>
        <w:t>sentence does not convey enough info</w:t>
      </w:r>
      <w:r>
        <w:rPr>
          <w:rStyle w:val="CommentReference"/>
        </w:rPr>
        <w:annotationRef/>
      </w:r>
    </w:p>
  </w:comment>
  <w:comment w:id="36" w:author="Thomas Kapral" w:date="2022-04-11T12:08:00Z" w:initials="TK">
    <w:p w14:paraId="1FB06E76" w14:textId="22880DE4" w:rsidR="4105E7F7" w:rsidRDefault="4105E7F7">
      <w:pPr>
        <w:pStyle w:val="CommentText"/>
      </w:pPr>
      <w:r>
        <w:t>move the 'understudied" statementafter introducing mRNA protein interactions</w:t>
      </w:r>
      <w:r>
        <w:rPr>
          <w:rStyle w:val="CommentReference"/>
        </w:rPr>
        <w:annotationRef/>
      </w:r>
    </w:p>
  </w:comment>
  <w:comment w:id="37" w:author="Thomas Kapral" w:date="2022-04-11T13:52:00Z" w:initials="TK">
    <w:p w14:paraId="15B50C2C" w14:textId="1E63C8CB" w:rsidR="4105E7F7" w:rsidRDefault="4105E7F7">
      <w:pPr>
        <w:pStyle w:val="CommentText"/>
      </w:pPr>
      <w:r>
        <w:t>Yes, RNA-protein interactions are a good start!</w:t>
      </w:r>
      <w:r>
        <w:rPr>
          <w:rStyle w:val="CommentReference"/>
        </w:rPr>
        <w:annotationRef/>
      </w:r>
    </w:p>
    <w:p w14:paraId="3B38D796" w14:textId="57EE2D00" w:rsidR="4105E7F7" w:rsidRDefault="4105E7F7">
      <w:pPr>
        <w:pStyle w:val="CommentText"/>
      </w:pPr>
      <w:r>
        <w:t>Maybe also give some examples of why they are important.</w:t>
      </w:r>
    </w:p>
  </w:comment>
  <w:comment w:id="38" w:author="Thomas Kapral" w:date="2022-04-11T12:15:00Z" w:initials="TK">
    <w:p w14:paraId="49F27DBC" w14:textId="2C9FA32C" w:rsidR="4105E7F7" w:rsidRDefault="4105E7F7">
      <w:pPr>
        <w:pStyle w:val="CommentText"/>
      </w:pPr>
      <w:r>
        <w:t>Really nice, that you have such a chapter! since your topic is binding motif sequence, you should also introduce binding domains (RRM, K-homology, maybe also unstructured ones (RG/G repeats), and also slightly introduce their specificity by how and what they bind. E.g. RRMs are quite base specific, while those helicase-c and other domains that bind to backbone, with less direct interactions to bases, are less specific.</w:t>
      </w:r>
      <w:r>
        <w:rPr>
          <w:rStyle w:val="CommentReference"/>
        </w:rPr>
        <w:annotationRef/>
      </w:r>
    </w:p>
  </w:comment>
  <w:comment w:id="40" w:author="Thomas Kapral" w:date="2022-04-11T12:19:00Z" w:initials="TK">
    <w:p w14:paraId="22F097F6" w14:textId="784DF8CF" w:rsidR="4105E7F7" w:rsidRDefault="4105E7F7">
      <w:pPr>
        <w:pStyle w:val="CommentText"/>
      </w:pPr>
      <w:r>
        <w:t>I think Bojan would like to put it as a general aspect that influences interactions in general, just in small magnitude</w:t>
      </w:r>
      <w:r>
        <w:rPr>
          <w:rStyle w:val="CommentReference"/>
        </w:rPr>
        <w:annotationRef/>
      </w:r>
    </w:p>
  </w:comment>
  <w:comment w:id="41" w:author="Thomas Kapral" w:date="2022-04-11T12:26:00Z" w:initials="TK">
    <w:p w14:paraId="40F32D80" w14:textId="21A083D5" w:rsidR="4105E7F7" w:rsidRDefault="4105E7F7">
      <w:pPr>
        <w:pStyle w:val="CommentText"/>
      </w:pPr>
      <w:r>
        <w:t>Kannst gerne ein Kapitel ueber die complemetarity hypothesis reden. Dann absatz undnur ueber dein projekt</w:t>
      </w:r>
      <w:r>
        <w:rPr>
          <w:rStyle w:val="CommentReference"/>
        </w:rPr>
        <w:annotationRef/>
      </w:r>
    </w:p>
  </w:comment>
  <w:comment w:id="42" w:author="Thomas Kapral" w:date="2022-04-11T12:27:00Z" w:initials="TK">
    <w:p w14:paraId="5A72437B" w14:textId="0E9EF018" w:rsidR="4105E7F7" w:rsidRDefault="4105E7F7">
      <w:pPr>
        <w:pStyle w:val="CommentText"/>
      </w:pPr>
      <w:r>
        <w:t>also compHyp teil bisschen detaillierter ausfuehren</w:t>
      </w:r>
      <w:r>
        <w:rPr>
          <w:rStyle w:val="CommentReference"/>
        </w:rPr>
        <w:annotationRef/>
      </w:r>
    </w:p>
  </w:comment>
  <w:comment w:id="46" w:author="Thomas Kapral" w:date="2022-04-11T16:13:00Z" w:initials="TK">
    <w:p w14:paraId="68F35FA4" w14:textId="506BFCA5" w:rsidR="2490307A" w:rsidRDefault="2490307A">
      <w:pPr>
        <w:pStyle w:val="CommentText"/>
      </w:pPr>
      <w:r>
        <w:t>The text-flow could be: Complementarity hypothesis has not much experimental support. -&gt;</w:t>
      </w:r>
      <w:r>
        <w:rPr>
          <w:rStyle w:val="CommentReference"/>
        </w:rPr>
        <w:annotationRef/>
      </w:r>
    </w:p>
    <w:p w14:paraId="656DADF1" w14:textId="3DC3ED11" w:rsidR="2490307A" w:rsidRDefault="2490307A">
      <w:pPr>
        <w:pStyle w:val="CommentText"/>
      </w:pPr>
    </w:p>
    <w:p w14:paraId="457FDF12" w14:textId="207B1228" w:rsidR="2490307A" w:rsidRDefault="2490307A">
      <w:pPr>
        <w:pStyle w:val="CommentText"/>
      </w:pPr>
      <w:r>
        <w:t xml:space="preserve">With emerge of SELEX and RNAcompete you now have data that enables your project. Introduce those methods shortly and give references. </w:t>
      </w:r>
    </w:p>
    <w:p w14:paraId="57862D49" w14:textId="59FCB41F" w:rsidR="2490307A" w:rsidRDefault="2490307A">
      <w:pPr>
        <w:pStyle w:val="CommentText"/>
      </w:pPr>
    </w:p>
    <w:p w14:paraId="3A78D47B" w14:textId="6D25C920" w:rsidR="2490307A" w:rsidRDefault="2490307A">
      <w:pPr>
        <w:pStyle w:val="CommentText"/>
      </w:pPr>
      <w:r>
        <w:t>Then continue by describing your study and goal.</w:t>
      </w:r>
    </w:p>
    <w:p w14:paraId="52BEA8E6" w14:textId="23DD5DF1" w:rsidR="2490307A" w:rsidRDefault="2490307A">
      <w:pPr>
        <w:pStyle w:val="CommentText"/>
      </w:pPr>
    </w:p>
  </w:comment>
  <w:comment w:id="53" w:author="Thomas Kapral" w:date="2022-04-11T12:32:00Z" w:initials="TK">
    <w:p w14:paraId="71EF071C" w14:textId="6E412121" w:rsidR="4105E7F7" w:rsidRDefault="29DD5717" w:rsidP="29DD5717">
      <w:pPr>
        <w:pStyle w:val="CommentText"/>
      </w:pPr>
      <w:r>
        <w:t xml:space="preserve">Arbeitsteilung innerhalb einer gruppe ist fuer andere wissenschaftler nicht relevant. </w:t>
      </w:r>
      <w:r w:rsidR="4105E7F7">
        <w:rPr>
          <w:rStyle w:val="CommentReference"/>
        </w:rPr>
        <w:annotationRef/>
      </w:r>
    </w:p>
    <w:p w14:paraId="5F16ABE5" w14:textId="70195C56" w:rsidR="4105E7F7" w:rsidRDefault="29DD5717" w:rsidP="29DD5717">
      <w:pPr>
        <w:pStyle w:val="CommentText"/>
      </w:pPr>
      <w:r>
        <w:t>In anbetracht, dass das ja eine these ist und eigene arbeit ausgeschrieben gehoert, wuerde ich dennoch alle "previous results" in das kapitel "results" stecken und die analyse der reproduzierbarkeit als "result" betrachten. Damit waere dieses Kapitel (results) auch besser befuellt</w:t>
      </w:r>
      <w:r w:rsidR="4105E7F7">
        <w:rPr>
          <w:rStyle w:val="CommentReference"/>
        </w:rPr>
        <w:annotationRef/>
      </w:r>
    </w:p>
  </w:comment>
  <w:comment w:id="55" w:author="Thomas Kapral" w:date="2022-04-11T12:36:00Z" w:initials="TK">
    <w:p w14:paraId="08CBFA8C" w14:textId="6B404703" w:rsidR="4105E7F7" w:rsidRDefault="29DD5717" w:rsidP="29DD5717">
      <w:pPr>
        <w:pStyle w:val="CommentText"/>
      </w:pPr>
      <w:r>
        <w:t>It's about placing your work into literature as a whole. You can move this to the results section with a sub-title reprocucability of previous results. But here this is misplaced. (ps: english from now on. I think Bojan won't read this but I will stick to english just in case)</w:t>
      </w:r>
      <w:r w:rsidR="4105E7F7">
        <w:rPr>
          <w:rStyle w:val="CommentReference"/>
        </w:rPr>
        <w:annotationRef/>
      </w:r>
      <w:r w:rsidR="4105E7F7">
        <w:rPr>
          <w:rStyle w:val="CommentReference"/>
        </w:rPr>
        <w:annotationRef/>
      </w:r>
    </w:p>
  </w:comment>
  <w:comment w:id="57" w:author="sgwtrl@univie.onmicrosoft.com" w:date="2022-04-02T11:26:00Z" w:initials="s">
    <w:p w14:paraId="12DC1297" w14:textId="77777777" w:rsidR="00F971E5" w:rsidRDefault="00F971E5" w:rsidP="00A0758C">
      <w:pPr>
        <w:pStyle w:val="CommentText"/>
        <w:jc w:val="left"/>
      </w:pPr>
      <w:r>
        <w:rPr>
          <w:rStyle w:val="CommentReference"/>
        </w:rPr>
        <w:annotationRef/>
      </w:r>
      <w:r>
        <w:rPr>
          <w:color w:val="212121"/>
          <w:highlight w:val="white"/>
        </w:rPr>
        <w:t>Giudice G, Sánchez-Cabo F, Torroja C, Lara-Pezzi E. ATtRACT-a database of RNA-binding proteins and associated motifs. Database (Oxford). 2016 Apr 7;2016:baw035. doi: 10.1093/database/baw035. PMID: 27055826; PMCID: PMC4823821</w:t>
      </w:r>
    </w:p>
  </w:comment>
  <w:comment w:id="62" w:author="sgwtrl@univie.onmicrosoft.com" w:date="2022-04-02T12:09:00Z" w:initials="s">
    <w:p w14:paraId="3A2FCF9D" w14:textId="77777777" w:rsidR="00716E6A" w:rsidRDefault="00716E6A" w:rsidP="00230E55">
      <w:pPr>
        <w:pStyle w:val="CommentText"/>
        <w:jc w:val="left"/>
      </w:pPr>
      <w:r>
        <w:rPr>
          <w:rStyle w:val="CommentReference"/>
        </w:rPr>
        <w:annotationRef/>
      </w:r>
      <w:r>
        <w:rPr>
          <w:highlight w:val="white"/>
        </w:rPr>
        <w:t xml:space="preserve">Jolma, A., Zhang, J., Mondragón, E., Morgunova, E., Kivioja, T., Laverty, K. U., Yin, Y., Zhu, F., Bourenkov, G., Morris, Q., Hughes, T. R., Maher, L. J., 3rd, &amp; Taipale, J. (2020). Binding specificities of human RNA-binding proteins toward structured and linear RNA sequences. Genome research, 30(7), 962–973. </w:t>
      </w:r>
      <w:hyperlink r:id="rId1" w:history="1">
        <w:r w:rsidRPr="00230E55">
          <w:rPr>
            <w:rStyle w:val="Hyperlink"/>
            <w:lang w:val="de-DE"/>
          </w:rPr>
          <w:t>https://doi.org/10.1101/gr.258848.119</w:t>
        </w:r>
      </w:hyperlink>
    </w:p>
  </w:comment>
  <w:comment w:id="68" w:author="Thomas Kapral" w:date="2022-04-11T16:37:00Z" w:initials="TK">
    <w:p w14:paraId="386F240B" w14:textId="20A2450D" w:rsidR="2490307A" w:rsidRDefault="29DD5717" w:rsidP="29DD5717">
      <w:pPr>
        <w:pStyle w:val="CommentText"/>
      </w:pPr>
      <w:r>
        <w:t xml:space="preserve">move information about data-bases to the methods section. But please add more info about the experimental methods themselves in the introduction. </w:t>
      </w:r>
      <w:r w:rsidR="2490307A">
        <w:rPr>
          <w:rStyle w:val="CommentReference"/>
        </w:rPr>
        <w:annotationRef/>
      </w:r>
    </w:p>
    <w:p w14:paraId="0E3A6FFB" w14:textId="45AD94AA" w:rsidR="2490307A" w:rsidRDefault="29DD5717" w:rsidP="29DD5717">
      <w:pPr>
        <w:pStyle w:val="CommentText"/>
      </w:pPr>
      <w:r>
        <w:t>Although, feel free to state how much data you have to hype up the large-scale and completeness aspect of your work.</w:t>
      </w:r>
    </w:p>
    <w:p w14:paraId="1A8A82D2" w14:textId="238D89A2" w:rsidR="2490307A" w:rsidRDefault="2490307A" w:rsidP="29DD5717">
      <w:pPr>
        <w:pStyle w:val="CommentText"/>
      </w:pPr>
    </w:p>
  </w:comment>
  <w:comment w:id="69" w:author="Thomas Kapral" w:date="2022-04-11T16:40:00Z" w:initials="TK">
    <w:p w14:paraId="72F1D492" w14:textId="383DFAFF" w:rsidR="2490307A" w:rsidRDefault="2490307A">
      <w:pPr>
        <w:pStyle w:val="CommentText"/>
      </w:pPr>
      <w:r>
        <w:t>Just shortly mention that fimo was used</w:t>
      </w:r>
      <w:r>
        <w:rPr>
          <w:rStyle w:val="CommentReference"/>
        </w:rPr>
        <w:annotationRef/>
      </w:r>
    </w:p>
  </w:comment>
  <w:comment w:id="70" w:author="Thomas Kapral" w:date="2022-04-11T16:40:00Z" w:initials="TK">
    <w:p w14:paraId="72B8F910" w14:textId="3C563DDE" w:rsidR="2490307A" w:rsidRDefault="2490307A">
      <w:pPr>
        <w:pStyle w:val="CommentText"/>
      </w:pPr>
      <w:r>
        <w:t>in the above section where you describe the general aim of the project</w:t>
      </w:r>
      <w:r>
        <w:rPr>
          <w:rStyle w:val="CommentReference"/>
        </w:rPr>
        <w:annotationRef/>
      </w:r>
    </w:p>
  </w:comment>
  <w:comment w:id="96" w:author="Thomas Kapral" w:date="2022-04-12T08:00:00Z" w:initials="TK">
    <w:p w14:paraId="6072181D" w14:textId="2EBAE6D5" w:rsidR="29DD5717" w:rsidRDefault="29DD5717">
      <w:pPr>
        <w:pStyle w:val="CommentText"/>
      </w:pPr>
      <w:r>
        <w:t>Methods is meant as your own methods, that you apply. Explain methods like selex and RNAcompete (shortly) in the intro. Keep it historic, to place your own work in time and context to convey that mRNA protein interactions represent a hot and ongoing research and that we only have data on a small proportion of RBPs.</w:t>
      </w:r>
      <w:r>
        <w:rPr>
          <w:rStyle w:val="CommentReference"/>
        </w:rPr>
        <w:annotationRef/>
      </w:r>
    </w:p>
    <w:p w14:paraId="6D1075BE" w14:textId="1402BE6F" w:rsidR="29DD5717" w:rsidRDefault="29DD5717">
      <w:pPr>
        <w:pStyle w:val="CommentText"/>
      </w:pPr>
    </w:p>
    <w:p w14:paraId="3C06523E" w14:textId="52CBAB7F" w:rsidR="29DD5717" w:rsidRDefault="29DD5717">
      <w:pPr>
        <w:pStyle w:val="CommentText"/>
      </w:pPr>
      <w:r>
        <w:t>So its about what those methods do in general, why they are done, why these methods are interesting for human kind and how they enable your project. It is NOT about specifics to the methods. Rather focus on similarities.</w:t>
      </w:r>
    </w:p>
  </w:comment>
  <w:comment w:id="98" w:author="Thomas Kapral" w:date="2022-04-12T08:05:00Z" w:initials="TK">
    <w:p w14:paraId="2848F578" w14:textId="3FFDB250" w:rsidR="29DD5717" w:rsidRDefault="29DD5717">
      <w:pPr>
        <w:pStyle w:val="CommentText"/>
      </w:pPr>
      <w:r>
        <w:t>You don't need the 'datasets' subchapter, but it is ok, if you want. It is quite usual that methods-subheaders start with data-set aquicition anyways. You could get rid of this 1 layer of title branching.</w:t>
      </w:r>
      <w:r>
        <w:rPr>
          <w:rStyle w:val="CommentReference"/>
        </w:rPr>
        <w:annotationRef/>
      </w:r>
    </w:p>
  </w:comment>
  <w:comment w:id="102" w:author="Thomas Kapral" w:date="2022-04-11T16:19:00Z" w:initials="TK">
    <w:p w14:paraId="21D4C0DD" w14:textId="6E7F1222" w:rsidR="2490307A" w:rsidRDefault="2490307A">
      <w:pPr>
        <w:pStyle w:val="CommentText"/>
      </w:pPr>
      <w:r>
        <w:t>Not needed passage</w:t>
      </w:r>
      <w:r>
        <w:rPr>
          <w:rStyle w:val="CommentReference"/>
        </w:rPr>
        <w:annotationRef/>
      </w:r>
    </w:p>
  </w:comment>
  <w:comment w:id="107" w:author="Thomas Kapral" w:date="2022-04-11T16:49:00Z" w:initials="TK">
    <w:p w14:paraId="13EBD40F" w14:textId="4F94F31D" w:rsidR="2490307A" w:rsidRDefault="2490307A">
      <w:pPr>
        <w:pStyle w:val="CommentText"/>
      </w:pPr>
      <w:r>
        <w:t>I would suggest you go by method. This is better because then it seems more purpose driven, not like a data-base review. You need certain data and you would have mixed different sources, if you found them</w:t>
      </w:r>
      <w:r>
        <w:rPr>
          <w:rStyle w:val="CommentReference"/>
        </w:rPr>
        <w:annotationRef/>
      </w:r>
    </w:p>
  </w:comment>
  <w:comment w:id="141" w:author="sgwtrl@univie.onmicrosoft.com" w:date="2022-03-31T16:24:00Z" w:initials="s">
    <w:p w14:paraId="3C5A63C9" w14:textId="573C9C57" w:rsidR="00E259CE" w:rsidRDefault="00E259CE" w:rsidP="00754B63">
      <w:pPr>
        <w:pStyle w:val="CommentText"/>
        <w:jc w:val="left"/>
      </w:pPr>
      <w:r>
        <w:rPr>
          <w:rStyle w:val="CommentReference"/>
        </w:rPr>
        <w:annotationRef/>
      </w:r>
      <w:r>
        <w:rPr>
          <w:color w:val="212121"/>
          <w:highlight w:val="white"/>
          <w:lang w:val="en-US"/>
        </w:rPr>
        <w:t>Giudice G, Sánchez-Cabo F, Torroja C, Lara-Pezzi E. ATtRACT-a database of RNA-binding proteins and associated motifs. Database (Oxford). 2016 Apr 7;2016:baw035. doi: 10.1093/database/baw035. PMID: 27055826; PMCID: PMC4823821.</w:t>
      </w:r>
    </w:p>
  </w:comment>
  <w:comment w:id="153" w:author="Thomas Kapral" w:date="2022-04-11T16:58:00Z" w:initials="TK">
    <w:p w14:paraId="7BF5D249" w14:textId="6D25A760" w:rsidR="2490307A" w:rsidRDefault="2490307A">
      <w:pPr>
        <w:pStyle w:val="CommentText"/>
      </w:pPr>
      <w:r>
        <w:t>Not the place to explain this</w:t>
      </w:r>
      <w:r>
        <w:rPr>
          <w:rStyle w:val="CommentReference"/>
        </w:rPr>
        <w:annotationRef/>
      </w:r>
    </w:p>
  </w:comment>
  <w:comment w:id="154" w:author="Thomas Kapral" w:date="2022-04-11T16:57:00Z" w:initials="TK">
    <w:p w14:paraId="387BC848" w14:textId="56B70451" w:rsidR="2490307A" w:rsidRDefault="2490307A">
      <w:pPr>
        <w:pStyle w:val="CommentText"/>
      </w:pPr>
      <w:r>
        <w:t>formal language</w:t>
      </w:r>
      <w:r>
        <w:rPr>
          <w:rStyle w:val="CommentReference"/>
        </w:rPr>
        <w:annotationRef/>
      </w:r>
    </w:p>
  </w:comment>
  <w:comment w:id="155" w:author="Thomas Kapral" w:date="2022-04-11T17:07:00Z" w:initials="TK">
    <w:p w14:paraId="571F7F25" w14:textId="69940A47" w:rsidR="2490307A" w:rsidRDefault="2490307A">
      <w:pPr>
        <w:pStyle w:val="CommentText"/>
      </w:pPr>
      <w:r>
        <w:t>This is what attract db did? Then no need to mention.</w:t>
      </w:r>
      <w:r>
        <w:rPr>
          <w:rStyle w:val="CommentReference"/>
        </w:rPr>
        <w:annotationRef/>
      </w:r>
    </w:p>
  </w:comment>
  <w:comment w:id="157" w:author="Thomas Kapral" w:date="2022-04-11T17:08:00Z" w:initials="TK">
    <w:p w14:paraId="6DBF1A17" w14:textId="43DE4FC8" w:rsidR="2490307A" w:rsidRDefault="2490307A">
      <w:pPr>
        <w:pStyle w:val="CommentText"/>
      </w:pPr>
      <w:r>
        <w:t>You may mention this in results or discussion.</w:t>
      </w:r>
      <w:r>
        <w:rPr>
          <w:rStyle w:val="CommentReference"/>
        </w:rPr>
        <w:annotationRef/>
      </w:r>
    </w:p>
  </w:comment>
  <w:comment w:id="159" w:author="Thomas Kapral" w:date="2022-04-11T17:08:00Z" w:initials="TK">
    <w:p w14:paraId="0B9CE755" w14:textId="762891B4" w:rsidR="2490307A" w:rsidRDefault="2490307A">
      <w:pPr>
        <w:pStyle w:val="CommentText"/>
      </w:pPr>
      <w:r>
        <w:t>did you do this? if not then delete</w:t>
      </w:r>
      <w:r>
        <w:rPr>
          <w:rStyle w:val="CommentReference"/>
        </w:rPr>
        <w:annotationRef/>
      </w:r>
    </w:p>
  </w:comment>
  <w:comment w:id="160" w:author="Thomas Kapral" w:date="2022-04-11T16:28:00Z" w:initials="TK">
    <w:p w14:paraId="6BF305BA" w14:textId="38528AFF" w:rsidR="2490307A" w:rsidRDefault="2490307A">
      <w:pPr>
        <w:pStyle w:val="CommentText"/>
      </w:pPr>
      <w:r>
        <w:t>Maybe refer to such plots in the results section, to make it richer</w:t>
      </w:r>
      <w:r>
        <w:rPr>
          <w:rStyle w:val="CommentReference"/>
        </w:rPr>
        <w:annotationRef/>
      </w:r>
    </w:p>
  </w:comment>
  <w:comment w:id="162" w:author="sgwtrl@univie.onmicrosoft.com" w:date="2022-03-31T16:25:00Z" w:initials="s">
    <w:p w14:paraId="1AB3DF60" w14:textId="77777777" w:rsidR="00E259CE" w:rsidRDefault="00E259CE" w:rsidP="005C7397">
      <w:pPr>
        <w:pStyle w:val="CommentText"/>
        <w:jc w:val="left"/>
      </w:pPr>
      <w:r>
        <w:rPr>
          <w:rStyle w:val="CommentReference"/>
        </w:rPr>
        <w:annotationRef/>
      </w:r>
      <w:r>
        <w:rPr>
          <w:highlight w:val="white"/>
          <w:lang w:val="en-US"/>
        </w:rPr>
        <w:t xml:space="preserve">Jolma, A., Zhang, J., Mondragón, E., Morgunova, E., Kivioja, T., Laverty, K. U., Yin, Y., Zhu, F., Bourenkov, G., Morris, Q., Hughes, T. R., Maher, L. J., 3rd, &amp; Taipale, J. (2020). Binding specificities of human RNA-binding proteins toward structured and linear RNA sequences. Genome research, 30(7), 962–973. </w:t>
      </w:r>
      <w:hyperlink r:id="rId2" w:history="1">
        <w:r w:rsidRPr="005C7397">
          <w:rPr>
            <w:rStyle w:val="Hyperlink"/>
            <w:lang w:val="de-DE"/>
          </w:rPr>
          <w:t>https://doi.org/10.1101/gr.258848.119</w:t>
        </w:r>
      </w:hyperlink>
    </w:p>
  </w:comment>
  <w:comment w:id="188" w:author="Thomas Kapral" w:date="2022-04-12T08:25:00Z" w:initials="TK">
    <w:p w14:paraId="078A278C" w14:textId="02D9F094" w:rsidR="29DD5717" w:rsidRDefault="29DD5717">
      <w:pPr>
        <w:pStyle w:val="CommentText"/>
      </w:pPr>
      <w:r>
        <w:t>You could mention that MANE represents the transcriptome with equal weight per gene (bypassing weighting by number of transcript variants), comprising the single best representative/supported transcript per gene</w:t>
      </w:r>
      <w:r>
        <w:rPr>
          <w:rStyle w:val="CommentReference"/>
        </w:rPr>
        <w:annotationRef/>
      </w:r>
    </w:p>
  </w:comment>
  <w:comment w:id="190" w:author="Thomas Kapral" w:date="2022-04-12T08:20:00Z" w:initials="TK">
    <w:p w14:paraId="5578D624" w14:textId="3D375001" w:rsidR="29DD5717" w:rsidRDefault="29DD5717">
      <w:pPr>
        <w:pStyle w:val="CommentText"/>
      </w:pPr>
      <w:r>
        <w:t xml:space="preserve">I saw a chapter 'background' below. </w:t>
      </w:r>
      <w:r>
        <w:rPr>
          <w:rStyle w:val="CommentReference"/>
        </w:rPr>
        <w:annotationRef/>
      </w:r>
    </w:p>
    <w:p w14:paraId="731F8901" w14:textId="4025ADB2" w:rsidR="29DD5717" w:rsidRDefault="29DD5717">
      <w:pPr>
        <w:pStyle w:val="CommentText"/>
      </w:pPr>
    </w:p>
    <w:p w14:paraId="7F51A662" w14:textId="02DE4B86" w:rsidR="29DD5717" w:rsidRDefault="29DD5717">
      <w:pPr>
        <w:pStyle w:val="CommentText"/>
      </w:pPr>
      <w:r>
        <w:t>I think MANE-select does not warrant its own data-aquicition method point, as you did not apply any additional filtering. So just move the content of this chapter and fuse it with the chapter "background" below. Explain your statistical choice of using the human transcriptome as a background. Introduce that you will use 2 different matching approaches "exact" and "FIMO" and apply it on this background.</w:t>
      </w:r>
    </w:p>
    <w:p w14:paraId="0759B9C4" w14:textId="64129E8C" w:rsidR="29DD5717" w:rsidRDefault="29DD5717">
      <w:pPr>
        <w:pStyle w:val="CommentText"/>
      </w:pPr>
    </w:p>
    <w:p w14:paraId="42FD0BDD" w14:textId="166C0928" w:rsidR="29DD5717" w:rsidRDefault="29DD5717">
      <w:pPr>
        <w:pStyle w:val="CommentText"/>
      </w:pPr>
      <w:r>
        <w:t>Explain details of calculating coverages and z-scores in a later section that I added as 2.2.5.</w:t>
      </w:r>
    </w:p>
    <w:p w14:paraId="4E1BFDE6" w14:textId="00E1B114" w:rsidR="29DD5717" w:rsidRDefault="29DD5717">
      <w:pPr>
        <w:pStyle w:val="CommentText"/>
      </w:pPr>
    </w:p>
    <w:p w14:paraId="51265317" w14:textId="56757E95" w:rsidR="29DD5717" w:rsidRDefault="29DD5717">
      <w:pPr>
        <w:pStyle w:val="CommentText"/>
      </w:pPr>
      <w:r>
        <w:t>Always try to achieve more formal and passive voice! This sentence in particular is not ok.</w:t>
      </w:r>
    </w:p>
  </w:comment>
  <w:comment w:id="191" w:author="Thomas Kapral" w:date="2022-04-12T08:17:00Z" w:initials="TK">
    <w:p w14:paraId="25722423" w14:textId="410661E3" w:rsidR="29DD5717" w:rsidRDefault="29DD5717">
      <w:pPr>
        <w:pStyle w:val="CommentText"/>
      </w:pPr>
      <w:r>
        <w:t>This sentence should rather be put in the 3 chapters of data aquicition (RNAcompete, SELEX, ht-SELEX), where you mention filter steps. Ideally, give numbers of how many RBPs are lost. Refer to this chapter: MANE-select, "as described below"</w:t>
      </w:r>
      <w:r>
        <w:rPr>
          <w:rStyle w:val="CommentReference"/>
        </w:rPr>
        <w:annotationRef/>
      </w:r>
    </w:p>
  </w:comment>
  <w:comment w:id="193" w:author="Thomas Kapral" w:date="2022-04-12T08:57:00Z" w:initials="TK">
    <w:p w14:paraId="381C9D17" w14:textId="60359C56" w:rsidR="29DD5717" w:rsidRDefault="29DD5717">
      <w:pPr>
        <w:pStyle w:val="CommentText"/>
      </w:pPr>
      <w:r>
        <w:t xml:space="preserve">While it is logical and intelligent to have such a chapter "previous work" and I see how it serves a purpose, Bojan made it absolutely clear to me that the goal of the bachelor thesis is to get some fist experience in writing a paper. </w:t>
      </w:r>
      <w:r>
        <w:rPr>
          <w:rStyle w:val="CommentReference"/>
        </w:rPr>
        <w:annotationRef/>
      </w:r>
    </w:p>
    <w:p w14:paraId="7EC93B3B" w14:textId="5F9407EF" w:rsidR="29DD5717" w:rsidRDefault="29DD5717">
      <w:pPr>
        <w:pStyle w:val="CommentText"/>
      </w:pPr>
    </w:p>
    <w:p w14:paraId="3DEB2DE0" w14:textId="17EE65A1" w:rsidR="29DD5717" w:rsidRDefault="29DD5717">
      <w:pPr>
        <w:pStyle w:val="CommentText"/>
      </w:pPr>
      <w:r>
        <w:t>So please remove this header and its text. Instead, place a chapter that compares approaches at the start of the result section.</w:t>
      </w:r>
    </w:p>
    <w:p w14:paraId="2549706D" w14:textId="5249994E" w:rsidR="29DD5717" w:rsidRDefault="29DD5717">
      <w:pPr>
        <w:pStyle w:val="CommentText"/>
      </w:pPr>
    </w:p>
    <w:p w14:paraId="772D5603" w14:textId="4A59F143" w:rsidR="29DD5717" w:rsidRDefault="29DD5717">
      <w:pPr>
        <w:pStyle w:val="CommentText"/>
      </w:pPr>
      <w:r>
        <w:t xml:space="preserve">Importantly, don't have any sections in doublicate (like datasets)! </w:t>
      </w:r>
    </w:p>
    <w:p w14:paraId="09350F8F" w14:textId="3EEB5D43" w:rsidR="29DD5717" w:rsidRDefault="29DD5717">
      <w:pPr>
        <w:pStyle w:val="CommentText"/>
      </w:pPr>
    </w:p>
    <w:p w14:paraId="626AE509" w14:textId="52571693" w:rsidR="29DD5717" w:rsidRDefault="29DD5717">
      <w:pPr>
        <w:pStyle w:val="CommentText"/>
      </w:pPr>
      <w:r>
        <w:t>Also remove mentionings of Arthur and Thomas in the meterials and methods section. Put us in aknowledgements instead, explaining what code you got and that you used it to reproduce results.</w:t>
      </w:r>
    </w:p>
  </w:comment>
  <w:comment w:id="195" w:author="Thomas Kapral" w:date="2022-04-12T08:58:00Z" w:initials="TK">
    <w:p w14:paraId="53C72052" w14:textId="53034443" w:rsidR="29DD5717" w:rsidRDefault="29DD5717">
      <w:pPr>
        <w:pStyle w:val="CommentText"/>
      </w:pPr>
      <w:r>
        <w:t>Move this up and call "bind-nseq" data. Mention that this does not provide matrices.</w:t>
      </w:r>
      <w:r>
        <w:rPr>
          <w:rStyle w:val="CommentReference"/>
        </w:rPr>
        <w:annotationRef/>
      </w:r>
    </w:p>
  </w:comment>
  <w:comment w:id="196" w:author="Thomas Kapral" w:date="2022-04-12T09:20:00Z" w:initials="TK">
    <w:p w14:paraId="40B7510C" w14:textId="5D172C77" w:rsidR="29DD5717" w:rsidRDefault="29DD5717">
      <w:pPr>
        <w:pStyle w:val="CommentText"/>
      </w:pPr>
      <w:r>
        <w:t>Go with same structure as the other 3 methods</w:t>
      </w:r>
      <w:r>
        <w:rPr>
          <w:rStyle w:val="CommentReference"/>
        </w:rPr>
        <w:annotationRef/>
      </w:r>
    </w:p>
  </w:comment>
  <w:comment w:id="197" w:author="sgwtrl@univie.onmicrosoft.com" w:date="2022-03-31T19:21:00Z" w:initials="s">
    <w:p w14:paraId="7D22297E" w14:textId="77777777" w:rsidR="00B8799F" w:rsidRDefault="00B8799F" w:rsidP="00B23311">
      <w:pPr>
        <w:pStyle w:val="CommentText"/>
        <w:jc w:val="left"/>
      </w:pPr>
      <w:r>
        <w:rPr>
          <w:rStyle w:val="CommentReference"/>
        </w:rPr>
        <w:annotationRef/>
      </w:r>
      <w:r>
        <w:rPr>
          <w:color w:val="212121"/>
          <w:highlight w:val="white"/>
          <w:lang w:val="en-US"/>
        </w:rPr>
        <w:t>Dominguez D, Freese P, Alexis MS, Su A, Hochman M, Palden T, Bazile C, Lambert NJ, Van Nostrand EL, Pratt GA, Yeo GW, Graveley BR, Burge CB. Sequence, Structure, and Context Preferences of Human RNA Binding Proteins. Mol Cell. 2018 Jun 7;70(5):854-867.e9. doi: 10.1016/j.molcel.2018.05.001. Epub 2018 Jun 7. PMID: 29883606; PMCID: PMC6062212.</w:t>
      </w:r>
    </w:p>
  </w:comment>
  <w:comment w:id="199" w:author="Thomas Kapral" w:date="2022-04-12T09:05:00Z" w:initials="TK">
    <w:p w14:paraId="5BE6979C" w14:textId="12058268" w:rsidR="29DD5717" w:rsidRDefault="29DD5717">
      <w:pPr>
        <w:pStyle w:val="CommentText"/>
      </w:pPr>
      <w:r>
        <w:t>Call "motif coverage/occurence null-model" or something else, that is more specific than just "background"</w:t>
      </w:r>
      <w:r>
        <w:rPr>
          <w:rStyle w:val="CommentReference"/>
        </w:rPr>
        <w:annotationRef/>
      </w:r>
    </w:p>
    <w:p w14:paraId="108BD2C0" w14:textId="48272294" w:rsidR="29DD5717" w:rsidRDefault="29DD5717">
      <w:pPr>
        <w:pStyle w:val="CommentText"/>
      </w:pPr>
    </w:p>
    <w:p w14:paraId="06465B41" w14:textId="32D0FB7B" w:rsidR="29DD5717" w:rsidRDefault="29DD5717">
      <w:pPr>
        <w:pStyle w:val="CommentText"/>
      </w:pPr>
    </w:p>
    <w:p w14:paraId="55CD4A11" w14:textId="24268E58" w:rsidR="29DD5717" w:rsidRDefault="29DD5717">
      <w:pPr>
        <w:pStyle w:val="CommentText"/>
      </w:pPr>
    </w:p>
    <w:p w14:paraId="552D0F58" w14:textId="3A9EDDCB" w:rsidR="29DD5717" w:rsidRDefault="29DD5717">
      <w:pPr>
        <w:pStyle w:val="CommentText"/>
      </w:pPr>
    </w:p>
  </w:comment>
  <w:comment w:id="200" w:author="Thomas Kapral" w:date="2022-04-12T11:19:00Z" w:initials="TK">
    <w:p w14:paraId="78C98B48" w14:textId="3B23FFC0" w:rsidR="29DD5717" w:rsidRDefault="29DD5717">
      <w:pPr>
        <w:pStyle w:val="CommentText"/>
      </w:pPr>
      <w:r>
        <w:t>The explained suffling background is currently not used in the results section. And should be removed.</w:t>
      </w:r>
      <w:r>
        <w:rPr>
          <w:rStyle w:val="CommentReference"/>
        </w:rPr>
        <w:annotationRef/>
      </w:r>
    </w:p>
    <w:p w14:paraId="110C8BB4" w14:textId="3D4968EE" w:rsidR="29DD5717" w:rsidRDefault="29DD5717">
      <w:pPr>
        <w:pStyle w:val="CommentText"/>
      </w:pPr>
    </w:p>
    <w:p w14:paraId="7554F310" w14:textId="20E40FE3" w:rsidR="29DD5717" w:rsidRDefault="29DD5717">
      <w:pPr>
        <w:pStyle w:val="CommentText"/>
      </w:pPr>
      <w:r>
        <w:t>Instead, explain the background of using MANE select.</w:t>
      </w:r>
    </w:p>
  </w:comment>
  <w:comment w:id="235" w:author="Thomas Kapral" w:date="2022-04-12T09:13:00Z" w:initials="TK">
    <w:p w14:paraId="1CD24EB7" w14:textId="275C4A9B" w:rsidR="29DD5717" w:rsidRDefault="29DD5717">
      <w:pPr>
        <w:pStyle w:val="CommentText"/>
      </w:pPr>
      <w:r>
        <w:t>I think you don't need this chapter. It is enough to compare your results with approaches of exact matching</w:t>
      </w:r>
      <w:r>
        <w:rPr>
          <w:rStyle w:val="CommentReference"/>
        </w:rPr>
        <w:annotationRef/>
      </w:r>
    </w:p>
  </w:comment>
  <w:comment w:id="236" w:author="Thomas Kapral" w:date="2022-04-12T11:15:00Z" w:initials="TK">
    <w:p w14:paraId="38E1BEDF" w14:textId="4340E96A" w:rsidR="29DD5717" w:rsidRDefault="29DD5717">
      <w:pPr>
        <w:pStyle w:val="CommentText"/>
      </w:pPr>
      <w:r>
        <w:t>in-silico approach is too different</w:t>
      </w:r>
      <w:r>
        <w:rPr>
          <w:rStyle w:val="CommentReference"/>
        </w:rPr>
        <w:annotationRef/>
      </w:r>
    </w:p>
  </w:comment>
  <w:comment w:id="244" w:author="Thomas Kapral" w:date="2022-04-12T09:48:00Z" w:initials="TK">
    <w:p w14:paraId="170A515D" w14:textId="4168B04A" w:rsidR="29DD5717" w:rsidRDefault="29DD5717">
      <w:pPr>
        <w:pStyle w:val="CommentText"/>
      </w:pPr>
      <w:r>
        <w:t>Move to result section.</w:t>
      </w:r>
      <w:r>
        <w:rPr>
          <w:rStyle w:val="CommentReference"/>
        </w:rPr>
        <w:annotationRef/>
      </w:r>
    </w:p>
    <w:p w14:paraId="14A5C9F6" w14:textId="31F27596" w:rsidR="29DD5717" w:rsidRDefault="29DD5717">
      <w:pPr>
        <w:pStyle w:val="CommentText"/>
      </w:pPr>
    </w:p>
    <w:p w14:paraId="70AD80E0" w14:textId="4E8588CD" w:rsidR="29DD5717" w:rsidRDefault="29DD5717">
      <w:pPr>
        <w:pStyle w:val="CommentText"/>
      </w:pPr>
      <w:r>
        <w:t xml:space="preserve">If you want to show these results, which is plausible if the purpose is a comparison of approaches (exact, custom, FIMO), then for sake of being paper-like, don't make ownership a topic. </w:t>
      </w:r>
    </w:p>
    <w:p w14:paraId="628089C5" w14:textId="66CD1F07" w:rsidR="29DD5717" w:rsidRDefault="29DD5717">
      <w:pPr>
        <w:pStyle w:val="CommentText"/>
      </w:pPr>
    </w:p>
    <w:p w14:paraId="00D69023" w14:textId="7E049FB7" w:rsidR="29DD5717" w:rsidRDefault="29DD5717">
      <w:pPr>
        <w:pStyle w:val="CommentText"/>
      </w:pPr>
      <w:r>
        <w:t xml:space="preserve">For sake of plagiatism, just briefly mention that this is a reproduction and make things clear in the aknoledgement section. Don't let 'ownership' dictate the flow of the text. </w:t>
      </w:r>
    </w:p>
  </w:comment>
  <w:comment w:id="245" w:author="Thomas Kapral" w:date="2022-04-12T09:51:00Z" w:initials="TK">
    <w:p w14:paraId="1FD05222" w14:textId="37F16E0F" w:rsidR="29DD5717" w:rsidRDefault="29DD5717">
      <w:pPr>
        <w:pStyle w:val="CommentText"/>
      </w:pPr>
      <w:r>
        <w:t>Either make a result section chapter that compares reproducibility or use those graphs as supplemental figures and reference them from the result text</w:t>
      </w:r>
      <w:r>
        <w:rPr>
          <w:rStyle w:val="CommentReference"/>
        </w:rPr>
        <w:annotationRef/>
      </w:r>
    </w:p>
  </w:comment>
  <w:comment w:id="246" w:author="Thomas Kapral" w:date="2022-04-12T10:47:00Z" w:initials="TK">
    <w:p w14:paraId="70B3EA5E" w14:textId="5176CC3A" w:rsidR="29DD5717" w:rsidRDefault="29DD5717">
      <w:pPr>
        <w:pStyle w:val="CommentText"/>
      </w:pPr>
      <w:r>
        <w:t>Make sure to state which fragmentation length was used</w:t>
      </w:r>
      <w:r>
        <w:rPr>
          <w:rStyle w:val="CommentReference"/>
        </w:rPr>
        <w:annotationRef/>
      </w:r>
    </w:p>
  </w:comment>
  <w:comment w:id="256" w:author="Thomas Kapral" w:date="2022-04-12T09:58:00Z" w:initials="TK">
    <w:p w14:paraId="7FBC5C4D" w14:textId="4FAB2BF7" w:rsidR="29DD5717" w:rsidRDefault="29DD5717">
      <w:pPr>
        <w:pStyle w:val="CommentText"/>
      </w:pPr>
      <w:r>
        <w:t>Remove this header. Stay formal.</w:t>
      </w:r>
      <w:r>
        <w:rPr>
          <w:rStyle w:val="CommentReference"/>
        </w:rPr>
        <w:annotationRef/>
      </w:r>
    </w:p>
    <w:p w14:paraId="664415EE" w14:textId="54F97D06" w:rsidR="29DD5717" w:rsidRDefault="29DD5717">
      <w:pPr>
        <w:pStyle w:val="CommentText"/>
      </w:pPr>
    </w:p>
    <w:p w14:paraId="44036DB1" w14:textId="0008F8A7" w:rsidR="29DD5717" w:rsidRDefault="29DD5717">
      <w:pPr>
        <w:pStyle w:val="CommentText"/>
      </w:pPr>
      <w:r>
        <w:t>You did great work on explaining FIMO, but most of this chapter "My project" would not be seen in publications. As it would be a waste to discare good work, let us just invent a section "extended introduction" and place elements, that are introduction-like, and have no place in a methods section, there. I will highlight them yellow</w:t>
      </w:r>
    </w:p>
  </w:comment>
  <w:comment w:id="258" w:author="sgwtrl@univie.onmicrosoft.com" w:date="2022-03-31T19:27:00Z" w:initials="s">
    <w:p w14:paraId="28552B24" w14:textId="117369C2" w:rsidR="009E5CF3" w:rsidRDefault="009E5CF3" w:rsidP="00D00BF5">
      <w:pPr>
        <w:pStyle w:val="CommentText"/>
        <w:jc w:val="left"/>
      </w:pPr>
      <w:r>
        <w:rPr>
          <w:rStyle w:val="CommentReference"/>
        </w:rPr>
        <w:annotationRef/>
      </w:r>
      <w:r>
        <w:rPr>
          <w:color w:val="2A2A2A"/>
          <w:highlight w:val="white"/>
          <w:lang w:val="en-US"/>
        </w:rPr>
        <w:t>Dustin E. Schones, Pavel Sumazin, Michael Q. Zhang, Similarity of position frequency matrices for transcription factor binding sites, </w:t>
      </w:r>
      <w:r>
        <w:rPr>
          <w:i/>
          <w:iCs/>
          <w:color w:val="2A2A2A"/>
          <w:highlight w:val="white"/>
          <w:lang w:val="en-US"/>
        </w:rPr>
        <w:t>Bioinformatics</w:t>
      </w:r>
      <w:r>
        <w:rPr>
          <w:color w:val="2A2A2A"/>
          <w:highlight w:val="white"/>
          <w:lang w:val="en-US"/>
        </w:rPr>
        <w:t>, Volume 21, Issue 3, 1 February 2005, Pages 307–313, </w:t>
      </w:r>
      <w:hyperlink r:id="rId3" w:history="1">
        <w:r w:rsidRPr="00D00BF5">
          <w:rPr>
            <w:rStyle w:val="Hyperlink"/>
            <w:highlight w:val="white"/>
            <w:lang w:val="en-US"/>
          </w:rPr>
          <w:t>https://doi.org/10.1093/bioinformatics/bth480</w:t>
        </w:r>
      </w:hyperlink>
    </w:p>
  </w:comment>
  <w:comment w:id="264" w:author="sgwtrl@univie.onmicrosoft.com" w:date="2022-03-31T19:45:00Z" w:initials="s">
    <w:p w14:paraId="0AFE79C8" w14:textId="77777777" w:rsidR="00E1233C" w:rsidRDefault="00E1233C">
      <w:pPr>
        <w:pStyle w:val="CommentText"/>
        <w:jc w:val="left"/>
      </w:pPr>
      <w:r>
        <w:rPr>
          <w:rStyle w:val="CommentReference"/>
        </w:rPr>
        <w:annotationRef/>
      </w:r>
      <w:r>
        <w:rPr>
          <w:color w:val="000000"/>
          <w:lang w:val="de-AT"/>
        </w:rPr>
        <w:t>…UGGCA</w:t>
      </w:r>
      <w:r>
        <w:rPr>
          <w:b/>
          <w:bCs/>
          <w:color w:val="000000"/>
          <w:u w:val="single"/>
          <w:lang w:val="de-AT"/>
        </w:rPr>
        <w:t>GUAAG</w:t>
      </w:r>
      <w:r>
        <w:rPr>
          <w:color w:val="000000"/>
          <w:lang w:val="de-AT"/>
        </w:rPr>
        <w:t>CAUCA…</w:t>
      </w:r>
    </w:p>
    <w:p w14:paraId="5F92AF97" w14:textId="77777777" w:rsidR="00E1233C" w:rsidRDefault="00E1233C">
      <w:pPr>
        <w:pStyle w:val="CommentText"/>
        <w:jc w:val="left"/>
      </w:pPr>
    </w:p>
    <w:p w14:paraId="19672E11" w14:textId="77777777" w:rsidR="00E1233C" w:rsidRDefault="00E1233C">
      <w:pPr>
        <w:pStyle w:val="CommentText"/>
        <w:jc w:val="left"/>
      </w:pPr>
      <w:r>
        <w:rPr>
          <w:color w:val="000000"/>
          <w:lang w:val="de-AT"/>
        </w:rPr>
        <w:t>…UGGCAG</w:t>
      </w:r>
      <w:r>
        <w:rPr>
          <w:b/>
          <w:bCs/>
          <w:color w:val="000000"/>
          <w:u w:val="single"/>
          <w:lang w:val="de-AT"/>
        </w:rPr>
        <w:t>UAAGC</w:t>
      </w:r>
      <w:r>
        <w:rPr>
          <w:color w:val="000000"/>
          <w:lang w:val="de-AT"/>
        </w:rPr>
        <w:t>AUCA…</w:t>
      </w:r>
    </w:p>
    <w:p w14:paraId="265EFF78" w14:textId="77777777" w:rsidR="00E1233C" w:rsidRDefault="00E1233C">
      <w:pPr>
        <w:pStyle w:val="CommentText"/>
        <w:jc w:val="left"/>
      </w:pPr>
    </w:p>
    <w:p w14:paraId="257B6866" w14:textId="77777777" w:rsidR="00E1233C" w:rsidRDefault="00E1233C">
      <w:pPr>
        <w:pStyle w:val="CommentText"/>
        <w:jc w:val="left"/>
      </w:pPr>
      <w:r>
        <w:rPr>
          <w:color w:val="000000"/>
          <w:lang w:val="de-AT"/>
        </w:rPr>
        <w:t>…UGGCAGU</w:t>
      </w:r>
      <w:r>
        <w:rPr>
          <w:b/>
          <w:bCs/>
          <w:color w:val="000000"/>
          <w:u w:val="single"/>
          <w:lang w:val="de-AT"/>
        </w:rPr>
        <w:t>AAGCA</w:t>
      </w:r>
      <w:r>
        <w:rPr>
          <w:color w:val="000000"/>
          <w:lang w:val="de-AT"/>
        </w:rPr>
        <w:t>UCA…</w:t>
      </w:r>
    </w:p>
    <w:p w14:paraId="0A60E7AD" w14:textId="77777777" w:rsidR="00E1233C" w:rsidRDefault="00E1233C">
      <w:pPr>
        <w:pStyle w:val="CommentText"/>
        <w:jc w:val="left"/>
      </w:pPr>
    </w:p>
    <w:p w14:paraId="42A48A6D" w14:textId="77777777" w:rsidR="00E1233C" w:rsidRDefault="00E1233C" w:rsidP="006C68DD">
      <w:pPr>
        <w:pStyle w:val="CommentText"/>
        <w:jc w:val="left"/>
      </w:pPr>
      <w:r>
        <w:rPr>
          <w:color w:val="000000"/>
          <w:lang w:val="de-AT"/>
        </w:rPr>
        <w:t>…UGGCAGUA</w:t>
      </w:r>
      <w:r>
        <w:rPr>
          <w:b/>
          <w:bCs/>
          <w:color w:val="000000"/>
          <w:u w:val="single"/>
          <w:lang w:val="de-AT"/>
        </w:rPr>
        <w:t>AGCAU</w:t>
      </w:r>
      <w:r>
        <w:rPr>
          <w:color w:val="000000"/>
          <w:lang w:val="de-AT"/>
        </w:rPr>
        <w:t>CA…</w:t>
      </w:r>
    </w:p>
  </w:comment>
  <w:comment w:id="266" w:author="sgwtrl@univie.onmicrosoft.com" w:date="2022-03-31T20:49:00Z" w:initials="s">
    <w:p w14:paraId="15E8E92C" w14:textId="77777777" w:rsidR="00CF1868" w:rsidRDefault="00CF1868" w:rsidP="00B51D03">
      <w:pPr>
        <w:pStyle w:val="CommentText"/>
        <w:jc w:val="left"/>
      </w:pPr>
      <w:r>
        <w:rPr>
          <w:rStyle w:val="CommentReference"/>
        </w:rPr>
        <w:annotationRef/>
      </w:r>
      <w:r>
        <w:rPr>
          <w:lang w:val="en-US"/>
        </w:rPr>
        <w:t>Staden R. Staden: searching for motifs in nucleic acid sequences. Methods Mol Biol. 1994;25:93-102. doi: 10.1385/0-89603-276-0:93. PMID: 8004185.</w:t>
      </w:r>
    </w:p>
  </w:comment>
  <w:comment w:id="270" w:author="sgwtrl@univie.onmicrosoft.com" w:date="2022-04-02T12:36:00Z" w:initials="s">
    <w:p w14:paraId="0D80AB8E" w14:textId="77777777" w:rsidR="00CE47E8" w:rsidRDefault="00CE47E8" w:rsidP="00E60829">
      <w:pPr>
        <w:pStyle w:val="CommentText"/>
        <w:jc w:val="left"/>
      </w:pPr>
      <w:r>
        <w:rPr>
          <w:rStyle w:val="CommentReference"/>
        </w:rPr>
        <w:annotationRef/>
      </w:r>
      <w:r>
        <w:rPr>
          <w:color w:val="222222"/>
        </w:rPr>
        <w:t>Noble, W. How does multiple testing correction work?. </w:t>
      </w:r>
      <w:r>
        <w:rPr>
          <w:i/>
          <w:iCs/>
          <w:color w:val="222222"/>
        </w:rPr>
        <w:t>Nat Biotechnol</w:t>
      </w:r>
      <w:r>
        <w:rPr>
          <w:color w:val="222222"/>
        </w:rPr>
        <w:t> </w:t>
      </w:r>
      <w:r>
        <w:rPr>
          <w:b/>
          <w:bCs/>
          <w:color w:val="222222"/>
        </w:rPr>
        <w:t>27, </w:t>
      </w:r>
      <w:r>
        <w:rPr>
          <w:color w:val="222222"/>
        </w:rPr>
        <w:t>1135–1137 (2009). https://doi.org/10.1038/nbt1209-1135</w:t>
      </w:r>
      <w:r>
        <w:t xml:space="preserve"> </w:t>
      </w:r>
    </w:p>
  </w:comment>
  <w:comment w:id="279" w:author="sgwtrl@univie.onmicrosoft.com" w:date="2022-03-31T20:46:00Z" w:initials="s">
    <w:p w14:paraId="274A07E2" w14:textId="1C421FC2" w:rsidR="00C92C7B" w:rsidRDefault="00C92C7B" w:rsidP="000F4F75">
      <w:pPr>
        <w:pStyle w:val="CommentText"/>
        <w:jc w:val="left"/>
      </w:pPr>
      <w:r>
        <w:rPr>
          <w:rStyle w:val="CommentReference"/>
        </w:rPr>
        <w:annotationRef/>
      </w:r>
      <w:r>
        <w:rPr>
          <w:color w:val="212121"/>
          <w:highlight w:val="white"/>
          <w:lang w:val="en-US"/>
        </w:rPr>
        <w:t>Hertz GZ, Stormo GD. Identifying DNA and protein patterns with statistically significant alignments of multiple sequences. Bioinformatics. 1999 Jul-Aug;15(7-8):563-77. doi: 10.1093/bioinformatics/15.7.563. PMID: 10487864.</w:t>
      </w:r>
    </w:p>
  </w:comment>
  <w:comment w:id="286" w:author="sgwtrl@univie.onmicrosoft.com" w:date="2022-04-01T13:25:00Z" w:initials="s">
    <w:p w14:paraId="7FBCCE89" w14:textId="77777777" w:rsidR="002E7934" w:rsidRDefault="002E7934" w:rsidP="00A404FC">
      <w:pPr>
        <w:pStyle w:val="CommentText"/>
        <w:jc w:val="left"/>
      </w:pPr>
      <w:r>
        <w:rPr>
          <w:rStyle w:val="CommentReference"/>
        </w:rPr>
        <w:annotationRef/>
      </w:r>
      <w:r>
        <w:rPr>
          <w:lang w:val="de-AT"/>
        </w:rPr>
        <w:t>find paper for discovery of increased GC frequency in eukaryotic DNA</w:t>
      </w:r>
    </w:p>
  </w:comment>
  <w:comment w:id="287" w:author="sgwtrl@univie.onmicrosoft.com" w:date="2022-04-01T13:40:00Z" w:initials="s">
    <w:p w14:paraId="0F63A94F" w14:textId="77777777" w:rsidR="001770F1" w:rsidRDefault="001770F1" w:rsidP="0096478A">
      <w:pPr>
        <w:pStyle w:val="CommentText"/>
        <w:jc w:val="left"/>
      </w:pPr>
      <w:r>
        <w:rPr>
          <w:rStyle w:val="CommentReference"/>
        </w:rPr>
        <w:annotationRef/>
      </w:r>
      <w:r>
        <w:t>Higher Order PWM for Modeling Transcription Factor Binding Sites</w:t>
      </w:r>
    </w:p>
  </w:comment>
  <w:comment w:id="288" w:author="sgwtrl@univie.onmicrosoft.com" w:date="2022-04-01T13:41:00Z" w:initials="s">
    <w:p w14:paraId="6FF44EE0" w14:textId="77777777" w:rsidR="001770F1" w:rsidRDefault="001770F1" w:rsidP="0023391F">
      <w:pPr>
        <w:pStyle w:val="CommentText"/>
        <w:jc w:val="left"/>
      </w:pPr>
      <w:r>
        <w:rPr>
          <w:rStyle w:val="CommentReference"/>
        </w:rPr>
        <w:annotationRef/>
      </w:r>
      <w:r>
        <w:rPr>
          <w:lang w:val="de-AT"/>
        </w:rPr>
        <w:t>A higher-order background model improves the detection of promoter regulatory elements by Gibbs sampling</w:t>
      </w:r>
    </w:p>
  </w:comment>
  <w:comment w:id="290" w:author="sgwtrl@univie.onmicrosoft.com" w:date="2022-03-31T20:48:00Z" w:initials="s">
    <w:p w14:paraId="70BB6BAF" w14:textId="0A82E9AE" w:rsidR="00CF1868" w:rsidRDefault="00CF1868" w:rsidP="007434A6">
      <w:pPr>
        <w:pStyle w:val="CommentText"/>
        <w:jc w:val="left"/>
      </w:pPr>
      <w:r>
        <w:rPr>
          <w:rStyle w:val="CommentReference"/>
        </w:rPr>
        <w:annotationRef/>
      </w:r>
      <w:r>
        <w:rPr>
          <w:color w:val="2A2A2A"/>
          <w:highlight w:val="white"/>
          <w:lang w:val="en-US"/>
        </w:rPr>
        <w:t>Charles E. Grant, Timothy L. Bailey, William Stafford Noble, FIMO: scanning for occurrences of a given motif, </w:t>
      </w:r>
      <w:r>
        <w:rPr>
          <w:i/>
          <w:iCs/>
          <w:color w:val="2A2A2A"/>
          <w:highlight w:val="white"/>
          <w:lang w:val="en-US"/>
        </w:rPr>
        <w:t>Bioinformatics</w:t>
      </w:r>
      <w:r>
        <w:rPr>
          <w:color w:val="2A2A2A"/>
          <w:highlight w:val="white"/>
          <w:lang w:val="en-US"/>
        </w:rPr>
        <w:t>, Volume 27, Issue 7, 1 April 2011, Pages 1017–1018, </w:t>
      </w:r>
      <w:hyperlink r:id="rId4" w:history="1">
        <w:r w:rsidRPr="007434A6">
          <w:rPr>
            <w:rStyle w:val="Hyperlink"/>
            <w:highlight w:val="white"/>
            <w:lang w:val="en-US"/>
          </w:rPr>
          <w:t>https://doi.org/10.1093/bioinformatics/btr064</w:t>
        </w:r>
      </w:hyperlink>
    </w:p>
  </w:comment>
  <w:comment w:id="292" w:author="sgwtrl@univie.onmicrosoft.com" w:date="2022-04-03T17:31:00Z" w:initials="s">
    <w:p w14:paraId="42BCCBDC" w14:textId="77777777" w:rsidR="002A24E4" w:rsidRDefault="002A24E4">
      <w:pPr>
        <w:pStyle w:val="CommentText"/>
        <w:jc w:val="left"/>
      </w:pPr>
      <w:r>
        <w:rPr>
          <w:rStyle w:val="CommentReference"/>
        </w:rPr>
        <w:annotationRef/>
      </w:r>
      <w:r>
        <w:rPr>
          <w:lang w:val="de-AT"/>
        </w:rPr>
        <w:t>Website citation?</w:t>
      </w:r>
    </w:p>
    <w:p w14:paraId="5FE57E7A" w14:textId="77777777" w:rsidR="002A24E4" w:rsidRDefault="002A24E4">
      <w:pPr>
        <w:pStyle w:val="CommentText"/>
        <w:jc w:val="left"/>
      </w:pPr>
      <w:r>
        <w:rPr>
          <w:lang w:val="de-AT"/>
        </w:rPr>
        <w:t>No author found, no artist found</w:t>
      </w:r>
    </w:p>
    <w:p w14:paraId="0231FA12" w14:textId="77777777" w:rsidR="002A24E4" w:rsidRDefault="002A24E4">
      <w:pPr>
        <w:pStyle w:val="CommentText"/>
        <w:jc w:val="left"/>
      </w:pPr>
      <w:r>
        <w:rPr>
          <w:lang w:val="de-AT"/>
        </w:rPr>
        <w:t xml:space="preserve">cite full meme suite? </w:t>
      </w:r>
    </w:p>
    <w:p w14:paraId="52533FA8" w14:textId="77777777" w:rsidR="002A24E4" w:rsidRDefault="002A24E4">
      <w:pPr>
        <w:pStyle w:val="CommentText"/>
        <w:jc w:val="left"/>
      </w:pPr>
      <w:r>
        <w:rPr>
          <w:color w:val="002E0F"/>
          <w:lang w:val="de-AT"/>
        </w:rPr>
        <w:t>Timothy L. Bailey, James Johnson, Charles E. Grant, William S. Noble, "The MEME Suite", </w:t>
      </w:r>
      <w:r>
        <w:rPr>
          <w:i/>
          <w:iCs/>
          <w:color w:val="002E0F"/>
          <w:lang w:val="de-AT"/>
        </w:rPr>
        <w:t>Nucleic Acids Research</w:t>
      </w:r>
      <w:r>
        <w:rPr>
          <w:color w:val="002E0F"/>
          <w:lang w:val="de-AT"/>
        </w:rPr>
        <w:t>, </w:t>
      </w:r>
      <w:r>
        <w:rPr>
          <w:b/>
          <w:bCs/>
          <w:color w:val="002E0F"/>
          <w:lang w:val="de-AT"/>
        </w:rPr>
        <w:t>43</w:t>
      </w:r>
      <w:r>
        <w:rPr>
          <w:color w:val="002E0F"/>
          <w:lang w:val="de-AT"/>
        </w:rPr>
        <w:t>(W1):W39-W49, 2015.</w:t>
      </w:r>
      <w:r>
        <w:rPr>
          <w:lang w:val="de-AT"/>
        </w:rPr>
        <w:t xml:space="preserve"> </w:t>
      </w:r>
    </w:p>
    <w:p w14:paraId="5EBDF5EF" w14:textId="77777777" w:rsidR="002A24E4" w:rsidRDefault="002A24E4">
      <w:pPr>
        <w:pStyle w:val="CommentText"/>
        <w:jc w:val="left"/>
      </w:pPr>
    </w:p>
    <w:p w14:paraId="3890C3DE" w14:textId="77777777" w:rsidR="002A24E4" w:rsidRDefault="002A24E4">
      <w:pPr>
        <w:pStyle w:val="CommentText"/>
        <w:jc w:val="left"/>
      </w:pPr>
      <w:r>
        <w:rPr>
          <w:lang w:val="de-AT"/>
        </w:rPr>
        <w:t>Cite authors of "MEME Suite" and add website the picture was taken from?</w:t>
      </w:r>
    </w:p>
    <w:p w14:paraId="24B6E0A9" w14:textId="77777777" w:rsidR="002A24E4" w:rsidRDefault="0062313E" w:rsidP="00E20E16">
      <w:pPr>
        <w:pStyle w:val="CommentText"/>
        <w:jc w:val="left"/>
      </w:pPr>
      <w:hyperlink r:id="rId5" w:history="1">
        <w:r w:rsidR="002A24E4" w:rsidRPr="00E20E16">
          <w:rPr>
            <w:rStyle w:val="Hyperlink"/>
            <w:lang w:val="de-AT"/>
          </w:rPr>
          <w:t>https://meme-suite.org/meme/</w:t>
        </w:r>
      </w:hyperlink>
    </w:p>
  </w:comment>
  <w:comment w:id="294" w:author="sgwtrl@univie.onmicrosoft.com" w:date="2022-04-04T10:32:00Z" w:initials="s">
    <w:p w14:paraId="49A7D1D3" w14:textId="77777777" w:rsidR="00A91D06" w:rsidRDefault="00A91D06" w:rsidP="009B512A">
      <w:pPr>
        <w:pStyle w:val="CommentText"/>
        <w:jc w:val="left"/>
      </w:pPr>
      <w:r>
        <w:rPr>
          <w:rStyle w:val="CommentReference"/>
        </w:rPr>
        <w:annotationRef/>
      </w:r>
      <w:r>
        <w:rPr>
          <w:color w:val="222222"/>
          <w:lang w:val="de-DE"/>
        </w:rPr>
        <w:t>Noble, W. How does multiple testing correction work?. </w:t>
      </w:r>
      <w:r>
        <w:rPr>
          <w:i/>
          <w:iCs/>
          <w:color w:val="222222"/>
          <w:lang w:val="de-DE"/>
        </w:rPr>
        <w:t>Nat Biotechnol</w:t>
      </w:r>
      <w:r>
        <w:rPr>
          <w:color w:val="222222"/>
          <w:lang w:val="de-DE"/>
        </w:rPr>
        <w:t> </w:t>
      </w:r>
      <w:r>
        <w:rPr>
          <w:b/>
          <w:bCs/>
          <w:color w:val="222222"/>
          <w:lang w:val="de-DE"/>
        </w:rPr>
        <w:t>27, </w:t>
      </w:r>
      <w:r>
        <w:rPr>
          <w:color w:val="222222"/>
          <w:lang w:val="de-DE"/>
        </w:rPr>
        <w:t>1135–1137 (2009)</w:t>
      </w:r>
    </w:p>
  </w:comment>
  <w:comment w:id="331" w:author="sgwtrl@univie.onmicrosoft.com" w:date="2022-04-03T17:25:00Z" w:initials="s">
    <w:p w14:paraId="4E0E243A" w14:textId="462970BB" w:rsidR="00802C96" w:rsidRDefault="00802C96" w:rsidP="00A00B07">
      <w:pPr>
        <w:pStyle w:val="CommentText"/>
        <w:jc w:val="left"/>
      </w:pPr>
      <w:r>
        <w:rPr>
          <w:rStyle w:val="CommentReference"/>
        </w:rPr>
        <w:annotationRef/>
      </w:r>
      <w:r>
        <w:rPr>
          <w:lang w:val="de-AT"/>
        </w:rPr>
        <w:t>increase font size</w:t>
      </w:r>
    </w:p>
  </w:comment>
  <w:comment w:id="338" w:author="sgwtrl@univie.onmicrosoft.com" w:date="2022-03-25T14:39:00Z" w:initials="s">
    <w:p w14:paraId="11FEA2D8" w14:textId="0F90A0B6" w:rsidR="00E259CE" w:rsidRDefault="00E259CE" w:rsidP="00E259CE">
      <w:pPr>
        <w:pStyle w:val="CommentText"/>
      </w:pPr>
      <w:r>
        <w:rPr>
          <w:rStyle w:val="CommentReference"/>
        </w:rPr>
        <w:annotationRef/>
      </w:r>
      <w:r>
        <w:rPr>
          <w:color w:val="2A2A2A"/>
        </w:rPr>
        <w:t>Jing Zhang, Bo Jiang, Ming Li, John Tromp, Xuegong Zhang, Michael Q. Zhang, Computing exact </w:t>
      </w:r>
      <w:r>
        <w:t>P</w:t>
      </w:r>
      <w:r>
        <w:rPr>
          <w:color w:val="2A2A2A"/>
        </w:rPr>
        <w:t>-values for DNA motifs, </w:t>
      </w:r>
      <w:r>
        <w:t>Bioinformatics</w:t>
      </w:r>
      <w:r>
        <w:rPr>
          <w:color w:val="2A2A2A"/>
        </w:rPr>
        <w:t>, Volume 23, Issue 5, March 2007, Pages 531–537, </w:t>
      </w:r>
      <w:hyperlink r:id="rId6" w:history="1">
        <w:r w:rsidRPr="00D55B1E">
          <w:rPr>
            <w:rStyle w:val="Hyperlink"/>
          </w:rPr>
          <w:t>https://doi.org/10.1093/bioinformatics/btl662</w:t>
        </w:r>
      </w:hyperlink>
      <w:r>
        <w:t xml:space="preserve"> </w:t>
      </w:r>
    </w:p>
  </w:comment>
  <w:comment w:id="341" w:author="sgwtrl@univie.onmicrosoft.com" w:date="2022-04-03T15:50:00Z" w:initials="s">
    <w:p w14:paraId="46074431" w14:textId="77777777" w:rsidR="00DD07B8" w:rsidRDefault="00DD07B8">
      <w:pPr>
        <w:pStyle w:val="CommentText"/>
        <w:jc w:val="left"/>
      </w:pPr>
      <w:r>
        <w:rPr>
          <w:rStyle w:val="CommentReference"/>
        </w:rPr>
        <w:annotationRef/>
      </w:r>
      <w:r>
        <w:rPr>
          <w:lang w:val="en-US"/>
        </w:rPr>
        <w:t>Sequence of length 40 containing three matches of length six:</w:t>
      </w:r>
    </w:p>
    <w:p w14:paraId="1FCFF620" w14:textId="77777777" w:rsidR="00DD07B8" w:rsidRDefault="00DD07B8" w:rsidP="00F612DE">
      <w:pPr>
        <w:pStyle w:val="CommentText"/>
        <w:jc w:val="left"/>
      </w:pPr>
      <w:r>
        <w:rPr>
          <w:lang w:val="en-US"/>
        </w:rPr>
        <w:t>AG</w:t>
      </w:r>
      <w:r>
        <w:rPr>
          <w:b/>
          <w:bCs/>
          <w:lang w:val="en-US"/>
        </w:rPr>
        <w:t>UUCAGU</w:t>
      </w:r>
      <w:r>
        <w:rPr>
          <w:lang w:val="en-US"/>
        </w:rPr>
        <w:t>G</w:t>
      </w:r>
      <w:r>
        <w:rPr>
          <w:b/>
          <w:bCs/>
          <w:lang w:val="en-US"/>
        </w:rPr>
        <w:t>UGCAGA</w:t>
      </w:r>
      <w:r>
        <w:rPr>
          <w:lang w:val="en-US"/>
        </w:rPr>
        <w:t>AACUUCGCUUGAAGC</w:t>
      </w:r>
      <w:r>
        <w:rPr>
          <w:b/>
          <w:bCs/>
          <w:lang w:val="en-US"/>
        </w:rPr>
        <w:t>CCCAGU</w:t>
      </w:r>
      <w:r>
        <w:rPr>
          <w:lang w:val="en-US"/>
        </w:rPr>
        <w:t>GCGU</w:t>
      </w:r>
      <w:r>
        <w:rPr>
          <w:lang w:val="de-AT"/>
        </w:rPr>
        <w:t xml:space="preserve"> </w:t>
      </w:r>
    </w:p>
  </w:comment>
  <w:comment w:id="342" w:author="sgwtrl@univie.onmicrosoft.com" w:date="2022-04-03T15:50:00Z" w:initials="s">
    <w:p w14:paraId="0B8533C9" w14:textId="77777777" w:rsidR="00DD07B8" w:rsidRDefault="00DD07B8">
      <w:pPr>
        <w:pStyle w:val="CommentText"/>
        <w:jc w:val="left"/>
      </w:pPr>
      <w:r>
        <w:rPr>
          <w:rStyle w:val="CommentReference"/>
        </w:rPr>
        <w:annotationRef/>
      </w:r>
      <w:r>
        <w:rPr>
          <w:lang w:val="en-US"/>
        </w:rPr>
        <w:t>Sequence is converted into an array of zeros of length 40:</w:t>
      </w:r>
    </w:p>
    <w:p w14:paraId="102067BC" w14:textId="77777777" w:rsidR="00DD07B8" w:rsidRDefault="00DD07B8" w:rsidP="002515A6">
      <w:pPr>
        <w:pStyle w:val="CommentText"/>
        <w:jc w:val="left"/>
      </w:pPr>
      <w:r>
        <w:rPr>
          <w:lang w:val="en-US"/>
        </w:rPr>
        <w:t>00</w:t>
      </w:r>
      <w:r>
        <w:rPr>
          <w:b/>
          <w:bCs/>
          <w:lang w:val="en-US"/>
        </w:rPr>
        <w:t>000000</w:t>
      </w:r>
      <w:r>
        <w:rPr>
          <w:lang w:val="en-US"/>
        </w:rPr>
        <w:t>0</w:t>
      </w:r>
      <w:r>
        <w:rPr>
          <w:b/>
          <w:bCs/>
          <w:lang w:val="en-US"/>
        </w:rPr>
        <w:t>000000</w:t>
      </w:r>
      <w:r>
        <w:rPr>
          <w:lang w:val="en-US"/>
        </w:rPr>
        <w:t>000000000000000</w:t>
      </w:r>
      <w:r>
        <w:rPr>
          <w:b/>
          <w:bCs/>
          <w:lang w:val="en-US"/>
        </w:rPr>
        <w:t>000000</w:t>
      </w:r>
      <w:r>
        <w:rPr>
          <w:lang w:val="en-US"/>
        </w:rPr>
        <w:t>0000</w:t>
      </w:r>
      <w:r>
        <w:rPr>
          <w:lang w:val="de-AT"/>
        </w:rPr>
        <w:t xml:space="preserve"> </w:t>
      </w:r>
    </w:p>
  </w:comment>
  <w:comment w:id="343" w:author="sgwtrl@univie.onmicrosoft.com" w:date="2022-04-03T15:49:00Z" w:initials="s">
    <w:p w14:paraId="201F8C3C" w14:textId="4638563D" w:rsidR="00DD07B8" w:rsidRDefault="00DD07B8">
      <w:pPr>
        <w:pStyle w:val="CommentText"/>
        <w:jc w:val="left"/>
      </w:pPr>
      <w:r>
        <w:rPr>
          <w:rStyle w:val="CommentReference"/>
        </w:rPr>
        <w:annotationRef/>
      </w:r>
      <w:r>
        <w:rPr>
          <w:lang w:val="en-US"/>
        </w:rPr>
        <w:t>Matched positions are converted to ones:</w:t>
      </w:r>
    </w:p>
    <w:p w14:paraId="7553A698" w14:textId="77777777" w:rsidR="00DD07B8" w:rsidRDefault="00DD07B8" w:rsidP="00872FAE">
      <w:pPr>
        <w:pStyle w:val="CommentText"/>
        <w:jc w:val="left"/>
      </w:pPr>
      <w:r>
        <w:rPr>
          <w:lang w:val="en-US"/>
        </w:rPr>
        <w:t>00</w:t>
      </w:r>
      <w:r>
        <w:rPr>
          <w:b/>
          <w:bCs/>
          <w:lang w:val="en-US"/>
        </w:rPr>
        <w:t>111111</w:t>
      </w:r>
      <w:r>
        <w:rPr>
          <w:lang w:val="en-US"/>
        </w:rPr>
        <w:t>0</w:t>
      </w:r>
      <w:r>
        <w:rPr>
          <w:b/>
          <w:bCs/>
          <w:lang w:val="en-US"/>
        </w:rPr>
        <w:t>111111</w:t>
      </w:r>
      <w:r>
        <w:rPr>
          <w:lang w:val="en-US"/>
        </w:rPr>
        <w:t>000000000000000</w:t>
      </w:r>
      <w:r>
        <w:rPr>
          <w:b/>
          <w:bCs/>
          <w:lang w:val="en-US"/>
        </w:rPr>
        <w:t>111111</w:t>
      </w:r>
      <w:r>
        <w:rPr>
          <w:lang w:val="en-US"/>
        </w:rPr>
        <w:t>0000</w:t>
      </w:r>
    </w:p>
  </w:comment>
  <w:comment w:id="345" w:author="sgwtrl@univie.onmicrosoft.com" w:date="2022-04-01T17:32:00Z" w:initials="s">
    <w:p w14:paraId="00975E02" w14:textId="252B1C64" w:rsidR="00C5657A" w:rsidRDefault="00BE1FDC">
      <w:pPr>
        <w:pStyle w:val="CommentText"/>
        <w:jc w:val="left"/>
      </w:pPr>
      <w:r>
        <w:rPr>
          <w:rStyle w:val="CommentReference"/>
        </w:rPr>
        <w:annotationRef/>
      </w:r>
      <w:r w:rsidR="00C5657A">
        <w:rPr>
          <w:lang w:val="de-AT"/>
        </w:rPr>
        <w:t>Need to increase font size in graphs</w:t>
      </w:r>
    </w:p>
    <w:p w14:paraId="49FE2108" w14:textId="77777777" w:rsidR="00C5657A" w:rsidRDefault="00C5657A">
      <w:pPr>
        <w:pStyle w:val="CommentText"/>
        <w:jc w:val="left"/>
      </w:pPr>
    </w:p>
    <w:p w14:paraId="3546137D" w14:textId="77777777" w:rsidR="00C5657A" w:rsidRDefault="00C5657A">
      <w:pPr>
        <w:pStyle w:val="CommentText"/>
        <w:jc w:val="left"/>
      </w:pPr>
      <w:r>
        <w:rPr>
          <w:lang w:val="de-AT"/>
        </w:rPr>
        <w:t>write title in one line</w:t>
      </w:r>
    </w:p>
    <w:p w14:paraId="5C6670B5" w14:textId="77777777" w:rsidR="00C5657A" w:rsidRDefault="00C5657A">
      <w:pPr>
        <w:pStyle w:val="CommentText"/>
        <w:jc w:val="left"/>
      </w:pPr>
    </w:p>
    <w:p w14:paraId="60FEC8D6" w14:textId="77777777" w:rsidR="00C5657A" w:rsidRDefault="00C5657A" w:rsidP="00B4406B">
      <w:pPr>
        <w:pStyle w:val="CommentText"/>
        <w:jc w:val="left"/>
      </w:pPr>
      <w:r>
        <w:rPr>
          <w:lang w:val="de-AT"/>
        </w:rPr>
        <w:t>include only matrices that actually had matches (in numbers below)</w:t>
      </w:r>
    </w:p>
  </w:comment>
  <w:comment w:id="346" w:author="Thomas Kapral" w:date="2022-04-12T11:34:00Z" w:initials="TK">
    <w:p w14:paraId="09723BF0" w14:textId="69718610" w:rsidR="29DD5717" w:rsidRDefault="29DD5717">
      <w:pPr>
        <w:pStyle w:val="CommentText"/>
      </w:pPr>
      <w:r>
        <w:t>I know this is a preliminary thesis, but your result section sounds like a figure caption. The result section should be a story and figures just help to support it.</w:t>
      </w:r>
      <w:r>
        <w:rPr>
          <w:rStyle w:val="CommentReference"/>
        </w:rPr>
        <w:annotationRef/>
      </w:r>
    </w:p>
    <w:p w14:paraId="10D0DCF9" w14:textId="4B6E8B16" w:rsidR="29DD5717" w:rsidRDefault="29DD5717">
      <w:pPr>
        <w:pStyle w:val="CommentText"/>
      </w:pPr>
    </w:p>
    <w:p w14:paraId="2D6FEFBD" w14:textId="6A53374E" w:rsidR="29DD5717" w:rsidRDefault="29DD5717">
      <w:pPr>
        <w:pStyle w:val="CommentText"/>
      </w:pPr>
      <w:r>
        <w:t>Hints:</w:t>
      </w:r>
    </w:p>
    <w:p w14:paraId="030C91EF" w14:textId="6A66A7FA" w:rsidR="29DD5717" w:rsidRDefault="29DD5717">
      <w:pPr>
        <w:pStyle w:val="CommentText"/>
      </w:pPr>
      <w:r>
        <w:t>Try to think of at least 3 active sub-headers for the results section. (be it a "biological result" or any other observation like reproducibility.) These are active findings that lead your story. Don't hecitate to make your result section feel like a discussion, in case you are unsure about the grey-zone; While this is not ideal, it is better to have too much narration than too little. (can be cut down)</w:t>
      </w:r>
    </w:p>
    <w:p w14:paraId="1B697287" w14:textId="2850CF54" w:rsidR="29DD5717" w:rsidRDefault="29DD5717">
      <w:pPr>
        <w:pStyle w:val="CommentText"/>
      </w:pPr>
      <w:r>
        <w:t>Start each sub-section of the result section with 2 sentences of what the aim of this is.</w:t>
      </w:r>
    </w:p>
  </w:comment>
  <w:comment w:id="347" w:author="Thomas Kapral" w:date="2022-04-12T11:37:00Z" w:initials="TK">
    <w:p w14:paraId="36062596" w14:textId="4538AD69" w:rsidR="29DD5717" w:rsidRDefault="29DD5717">
      <w:pPr>
        <w:pStyle w:val="CommentText"/>
      </w:pPr>
      <w:r>
        <w:t>hint 2: Maybe just list all your figures and captions after your result section in a separate section "Figures". This way it is easier to refer to them several times from different positions.</w:t>
      </w:r>
      <w:r>
        <w:rPr>
          <w:rStyle w:val="CommentReference"/>
        </w:rPr>
        <w:annotationRef/>
      </w:r>
    </w:p>
  </w:comment>
  <w:comment w:id="445" w:author="Thomas Kapral" w:date="2022-04-12T14:43:00Z" w:initials="TK">
    <w:p w14:paraId="5E63EBA8" w14:textId="11FE4B83" w:rsidR="29DD5717" w:rsidRDefault="29DD5717">
      <w:pPr>
        <w:pStyle w:val="CommentText"/>
      </w:pPr>
      <w:r>
        <w:t xml:space="preserve">In discussion, sumarize zour main findings and how you hope they help human kind. What could they inspire? What have you learned through your work? Any take-home messages? </w:t>
      </w:r>
      <w:r>
        <w:rPr>
          <w:rStyle w:val="CommentReference"/>
        </w:rPr>
        <w:annotationRef/>
      </w:r>
    </w:p>
    <w:p w14:paraId="6E657703" w14:textId="266C6585" w:rsidR="29DD5717" w:rsidRDefault="29DD5717">
      <w:pPr>
        <w:pStyle w:val="CommentText"/>
      </w:pPr>
      <w:r>
        <w:t>Try to hype up the project as much as possible</w:t>
      </w:r>
    </w:p>
    <w:p w14:paraId="5AA45C06" w14:textId="56093884" w:rsidR="29DD5717" w:rsidRDefault="29DD5717">
      <w:pPr>
        <w:pStyle w:val="CommentText"/>
      </w:pPr>
    </w:p>
    <w:p w14:paraId="71228FF9" w14:textId="72341EEB" w:rsidR="29DD5717" w:rsidRDefault="29DD5717">
      <w:pPr>
        <w:pStyle w:val="CommentText"/>
      </w:pPr>
      <w:r>
        <w:t>also maybe give some outline of what could be done next</w:t>
      </w:r>
    </w:p>
  </w:comment>
  <w:comment w:id="446" w:author="Thomas Kapral" w:date="2022-04-12T14:37:00Z" w:initials="TK">
    <w:p w14:paraId="45226DE1" w14:textId="3A7541CC" w:rsidR="29DD5717" w:rsidRDefault="29DD5717">
      <w:pPr>
        <w:pStyle w:val="CommentText"/>
      </w:pPr>
      <w:r>
        <w:t>This is more technical, not a finding to dwell on in the discussion. Mention this fact in the methods section "2.2.4. Sequence motif search – FIMO " as some sort of necessary filtering step. also briefly (one sentence) mention this in the result section</w:t>
      </w:r>
      <w:r>
        <w:rPr>
          <w:rStyle w:val="CommentReference"/>
        </w:rPr>
        <w:annotationRef/>
      </w:r>
    </w:p>
  </w:comment>
  <w:comment w:id="447" w:author="sgwtrl@univie.onmicrosoft.com" w:date="2022-04-03T17:13:00Z" w:initials="s">
    <w:p w14:paraId="7EC3F881" w14:textId="77777777" w:rsidR="00EC654D" w:rsidRDefault="00C17E89">
      <w:pPr>
        <w:pStyle w:val="CommentText"/>
        <w:jc w:val="left"/>
      </w:pPr>
      <w:r>
        <w:rPr>
          <w:rStyle w:val="CommentReference"/>
        </w:rPr>
        <w:annotationRef/>
      </w:r>
      <w:r w:rsidR="00EC654D">
        <w:rPr>
          <w:lang w:val="de-AT"/>
        </w:rPr>
        <w:t>Improve and include graph</w:t>
      </w:r>
    </w:p>
    <w:p w14:paraId="3F2179F5" w14:textId="77777777" w:rsidR="00EC654D" w:rsidRDefault="00EC654D" w:rsidP="00F576CE">
      <w:pPr>
        <w:pStyle w:val="CommentText"/>
        <w:jc w:val="left"/>
      </w:pPr>
      <w:r>
        <w:rPr>
          <w:lang w:val="de-AT"/>
        </w:rPr>
        <w:t>add "average motif length" line?</w:t>
      </w:r>
    </w:p>
  </w:comment>
  <w:comment w:id="531" w:author="Thomas Kapral" w:date="2022-04-12T14:48:00Z" w:initials="TK">
    <w:p w14:paraId="300849A2" w14:textId="5AB7A1B5" w:rsidR="29DD5717" w:rsidRDefault="29DD5717">
      <w:pPr>
        <w:pStyle w:val="CommentText"/>
      </w:pPr>
      <w:r>
        <w:t>Nice, that you list those commands. Please enter a super short summary of the parameters in 2.2.4. Sequence motif search – FIMO and refere to this appendix.</w:t>
      </w:r>
      <w:r>
        <w:rPr>
          <w:rStyle w:val="CommentReference"/>
        </w:rPr>
        <w:annotationRef/>
      </w:r>
    </w:p>
    <w:p w14:paraId="58D75919" w14:textId="6B52C4D4" w:rsidR="29DD5717" w:rsidRDefault="29DD5717">
      <w:pPr>
        <w:pStyle w:val="CommentText"/>
      </w:pPr>
    </w:p>
  </w:comment>
  <w:comment w:id="532" w:author="Thomas Kapral" w:date="2022-04-12T14:50:00Z" w:initials="TK">
    <w:p w14:paraId="772FC8AD" w14:textId="23AB609A" w:rsidR="29DD5717" w:rsidRDefault="29DD5717">
      <w:pPr>
        <w:pStyle w:val="CommentText"/>
      </w:pPr>
      <w:r>
        <w:t>Just parameters, assuming reader knows how to use FIMO</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C3E0801" w15:done="0"/>
  <w15:commentEx w15:paraId="6870F905" w15:paraIdParent="2C3E0801" w15:done="0"/>
  <w15:commentEx w15:paraId="271A690C" w15:done="1"/>
  <w15:commentEx w15:paraId="3B7CDF96" w15:done="1"/>
  <w15:commentEx w15:paraId="5C265870" w15:done="1"/>
  <w15:commentEx w15:paraId="6AD4EE5F" w15:done="1"/>
  <w15:commentEx w15:paraId="1FB06E76" w15:done="1"/>
  <w15:commentEx w15:paraId="3B38D796" w15:done="1"/>
  <w15:commentEx w15:paraId="49F27DBC" w15:done="0"/>
  <w15:commentEx w15:paraId="22F097F6" w15:done="1"/>
  <w15:commentEx w15:paraId="40F32D80" w15:done="1"/>
  <w15:commentEx w15:paraId="5A72437B" w15:paraIdParent="40F32D80" w15:done="1"/>
  <w15:commentEx w15:paraId="52BEA8E6" w15:done="1"/>
  <w15:commentEx w15:paraId="5F16ABE5" w15:done="1"/>
  <w15:commentEx w15:paraId="08CBFA8C" w15:done="0"/>
  <w15:commentEx w15:paraId="12DC1297" w15:done="1"/>
  <w15:commentEx w15:paraId="3A2FCF9D" w15:done="1"/>
  <w15:commentEx w15:paraId="1A8A82D2" w15:done="1"/>
  <w15:commentEx w15:paraId="72F1D492" w15:done="1"/>
  <w15:commentEx w15:paraId="72B8F910" w15:paraIdParent="72F1D492" w15:done="1"/>
  <w15:commentEx w15:paraId="3C06523E" w15:done="0"/>
  <w15:commentEx w15:paraId="2848F578" w15:done="0"/>
  <w15:commentEx w15:paraId="21D4C0DD" w15:done="1"/>
  <w15:commentEx w15:paraId="13EBD40F" w15:done="1"/>
  <w15:commentEx w15:paraId="3C5A63C9" w15:done="1"/>
  <w15:commentEx w15:paraId="7BF5D249" w15:done="1"/>
  <w15:commentEx w15:paraId="387BC848" w15:done="1"/>
  <w15:commentEx w15:paraId="571F7F25" w15:done="1"/>
  <w15:commentEx w15:paraId="6DBF1A17" w15:done="1"/>
  <w15:commentEx w15:paraId="0B9CE755" w15:done="1"/>
  <w15:commentEx w15:paraId="6BF305BA" w15:done="0"/>
  <w15:commentEx w15:paraId="1AB3DF60" w15:done="1"/>
  <w15:commentEx w15:paraId="078A278C" w15:done="1"/>
  <w15:commentEx w15:paraId="51265317" w15:done="0"/>
  <w15:commentEx w15:paraId="25722423" w15:done="1"/>
  <w15:commentEx w15:paraId="626AE509" w15:done="0"/>
  <w15:commentEx w15:paraId="53C72052" w15:done="0"/>
  <w15:commentEx w15:paraId="40B7510C" w15:paraIdParent="53C72052" w15:done="0"/>
  <w15:commentEx w15:paraId="7D22297E" w15:done="1"/>
  <w15:commentEx w15:paraId="552D0F58" w15:done="0"/>
  <w15:commentEx w15:paraId="7554F310" w15:paraIdParent="552D0F58" w15:done="0"/>
  <w15:commentEx w15:paraId="1CD24EB7" w15:done="0"/>
  <w15:commentEx w15:paraId="38E1BEDF" w15:paraIdParent="1CD24EB7" w15:done="0"/>
  <w15:commentEx w15:paraId="00D69023" w15:done="0"/>
  <w15:commentEx w15:paraId="1FD05222" w15:paraIdParent="00D69023" w15:done="0"/>
  <w15:commentEx w15:paraId="70B3EA5E" w15:done="0"/>
  <w15:commentEx w15:paraId="44036DB1" w15:done="0"/>
  <w15:commentEx w15:paraId="28552B24" w15:done="0"/>
  <w15:commentEx w15:paraId="42A48A6D" w15:done="0"/>
  <w15:commentEx w15:paraId="15E8E92C" w15:done="0"/>
  <w15:commentEx w15:paraId="0D80AB8E" w15:done="0"/>
  <w15:commentEx w15:paraId="274A07E2" w15:done="0"/>
  <w15:commentEx w15:paraId="7FBCCE89" w15:done="0"/>
  <w15:commentEx w15:paraId="0F63A94F" w15:done="0"/>
  <w15:commentEx w15:paraId="6FF44EE0" w15:done="0"/>
  <w15:commentEx w15:paraId="70BB6BAF" w15:done="0"/>
  <w15:commentEx w15:paraId="24B6E0A9" w15:done="0"/>
  <w15:commentEx w15:paraId="49A7D1D3" w15:done="0"/>
  <w15:commentEx w15:paraId="4E0E243A" w15:done="0"/>
  <w15:commentEx w15:paraId="11FEA2D8" w15:done="1"/>
  <w15:commentEx w15:paraId="1FCFF620" w15:done="0"/>
  <w15:commentEx w15:paraId="102067BC" w15:done="0"/>
  <w15:commentEx w15:paraId="7553A698" w15:done="0"/>
  <w15:commentEx w15:paraId="60FEC8D6" w15:done="0"/>
  <w15:commentEx w15:paraId="1B697287" w15:done="0"/>
  <w15:commentEx w15:paraId="36062596" w15:paraIdParent="1B697287" w15:done="0"/>
  <w15:commentEx w15:paraId="71228FF9" w15:done="0"/>
  <w15:commentEx w15:paraId="45226DE1" w15:done="0"/>
  <w15:commentEx w15:paraId="3F2179F5" w15:done="0"/>
  <w15:commentEx w15:paraId="58D75919" w15:done="0"/>
  <w15:commentEx w15:paraId="772FC8AD" w15:paraIdParent="58D7591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3C2AA871" w16cex:dateUtc="2022-04-11T09:38:00Z"/>
  <w16cex:commentExtensible w16cex:durableId="75D7B17B" w16cex:dateUtc="2022-04-11T09:38:00Z"/>
  <w16cex:commentExtensible w16cex:durableId="4E05F391" w16cex:dateUtc="2022-04-11T09:55:00Z"/>
  <w16cex:commentExtensible w16cex:durableId="4DC93FF5" w16cex:dateUtc="2022-04-12T07:18:00Z"/>
  <w16cex:commentExtensible w16cex:durableId="20567953" w16cex:dateUtc="2022-04-11T10:02:00Z"/>
  <w16cex:commentExtensible w16cex:durableId="5D2ECDD2" w16cex:dateUtc="2022-04-11T10:07:00Z"/>
  <w16cex:commentExtensible w16cex:durableId="155135D2" w16cex:dateUtc="2022-04-11T10:08:00Z"/>
  <w16cex:commentExtensible w16cex:durableId="57BE96FD" w16cex:dateUtc="2022-04-11T11:52:00Z"/>
  <w16cex:commentExtensible w16cex:durableId="6336B68C" w16cex:dateUtc="2022-04-11T10:15:00Z"/>
  <w16cex:commentExtensible w16cex:durableId="1D8850A6" w16cex:dateUtc="2022-04-11T10:19:00Z"/>
  <w16cex:commentExtensible w16cex:durableId="2D283BE4" w16cex:dateUtc="2022-04-11T10:26:00Z"/>
  <w16cex:commentExtensible w16cex:durableId="39AA7C5C" w16cex:dateUtc="2022-04-11T10:27:00Z"/>
  <w16cex:commentExtensible w16cex:durableId="4A16D2BF" w16cex:dateUtc="2022-04-11T14:13:00Z"/>
  <w16cex:commentExtensible w16cex:durableId="58EDDEB2" w16cex:dateUtc="2022-04-11T10:32:00Z"/>
  <w16cex:commentExtensible w16cex:durableId="0CEED938" w16cex:dateUtc="2022-04-11T10:36:00Z"/>
  <w16cex:commentExtensible w16cex:durableId="25F2B14F" w16cex:dateUtc="2022-04-02T09:26:00Z"/>
  <w16cex:commentExtensible w16cex:durableId="25F2BB7F" w16cex:dateUtc="2022-04-02T10:09:00Z"/>
  <w16cex:commentExtensible w16cex:durableId="3602BD5C" w16cex:dateUtc="2022-04-11T14:37:00Z"/>
  <w16cex:commentExtensible w16cex:durableId="3325A9F0" w16cex:dateUtc="2022-04-11T14:40:00Z"/>
  <w16cex:commentExtensible w16cex:durableId="6B489DD8" w16cex:dateUtc="2022-04-11T14:40:00Z"/>
  <w16cex:commentExtensible w16cex:durableId="10A1BDC5" w16cex:dateUtc="2022-04-12T06:00:00Z"/>
  <w16cex:commentExtensible w16cex:durableId="55509383" w16cex:dateUtc="2022-04-12T06:05:00Z"/>
  <w16cex:commentExtensible w16cex:durableId="73EBB780" w16cex:dateUtc="2022-04-11T14:19:00Z"/>
  <w16cex:commentExtensible w16cex:durableId="3528500D" w16cex:dateUtc="2022-04-11T14:49:00Z"/>
  <w16cex:commentExtensible w16cex:durableId="25F0543A" w16cex:dateUtc="2022-03-31T14:24:00Z"/>
  <w16cex:commentExtensible w16cex:durableId="1F41EBDF" w16cex:dateUtc="2022-04-11T14:58:00Z"/>
  <w16cex:commentExtensible w16cex:durableId="31FAFB9F" w16cex:dateUtc="2022-04-11T14:57:00Z"/>
  <w16cex:commentExtensible w16cex:durableId="0544916F" w16cex:dateUtc="2022-04-11T15:07:00Z"/>
  <w16cex:commentExtensible w16cex:durableId="319C170E" w16cex:dateUtc="2022-04-11T15:08:00Z"/>
  <w16cex:commentExtensible w16cex:durableId="717D9098" w16cex:dateUtc="2022-04-11T15:08:00Z"/>
  <w16cex:commentExtensible w16cex:durableId="6847D2FC" w16cex:dateUtc="2022-04-11T14:28:00Z"/>
  <w16cex:commentExtensible w16cex:durableId="25F05468" w16cex:dateUtc="2022-03-31T14:25:00Z"/>
  <w16cex:commentExtensible w16cex:durableId="563FF85D" w16cex:dateUtc="2022-04-12T06:25:00Z"/>
  <w16cex:commentExtensible w16cex:durableId="45D907A3" w16cex:dateUtc="2022-04-12T06:20:00Z"/>
  <w16cex:commentExtensible w16cex:durableId="1F9B2F77" w16cex:dateUtc="2022-04-12T06:17:00Z"/>
  <w16cex:commentExtensible w16cex:durableId="3864ED62" w16cex:dateUtc="2022-04-12T06:57:00Z"/>
  <w16cex:commentExtensible w16cex:durableId="49769B90" w16cex:dateUtc="2022-04-12T06:58:00Z"/>
  <w16cex:commentExtensible w16cex:durableId="5188CB26" w16cex:dateUtc="2022-04-12T07:20:00Z"/>
  <w16cex:commentExtensible w16cex:durableId="25F07DD7" w16cex:dateUtc="2022-03-31T17:21:00Z"/>
  <w16cex:commentExtensible w16cex:durableId="3D52AF54" w16cex:dateUtc="2022-04-12T07:05:00Z"/>
  <w16cex:commentExtensible w16cex:durableId="4FAA704E" w16cex:dateUtc="2022-04-12T09:19:00Z"/>
  <w16cex:commentExtensible w16cex:durableId="7FF7AC8B" w16cex:dateUtc="2022-04-12T07:13:00Z"/>
  <w16cex:commentExtensible w16cex:durableId="480208A4" w16cex:dateUtc="2022-04-12T09:15:00Z"/>
  <w16cex:commentExtensible w16cex:durableId="7B99D5F1" w16cex:dateUtc="2022-04-12T07:48:00Z"/>
  <w16cex:commentExtensible w16cex:durableId="5BA45715" w16cex:dateUtc="2022-04-12T07:51:00Z"/>
  <w16cex:commentExtensible w16cex:durableId="7B937F35" w16cex:dateUtc="2022-04-12T08:47:00Z"/>
  <w16cex:commentExtensible w16cex:durableId="6234A06E" w16cex:dateUtc="2022-04-12T07:58:00Z"/>
  <w16cex:commentExtensible w16cex:durableId="25F07F35" w16cex:dateUtc="2022-03-31T17:27:00Z"/>
  <w16cex:commentExtensible w16cex:durableId="25F08344" w16cex:dateUtc="2022-03-31T17:45:00Z"/>
  <w16cex:commentExtensible w16cex:durableId="25F0925F" w16cex:dateUtc="2022-03-31T18:49:00Z"/>
  <w16cex:commentExtensible w16cex:durableId="25F2C1D3" w16cex:dateUtc="2022-04-02T10:36:00Z"/>
  <w16cex:commentExtensible w16cex:durableId="25F09188" w16cex:dateUtc="2022-03-31T18:46:00Z"/>
  <w16cex:commentExtensible w16cex:durableId="25F17BBB" w16cex:dateUtc="2022-04-01T11:25:00Z"/>
  <w16cex:commentExtensible w16cex:durableId="25F17F45" w16cex:dateUtc="2022-04-01T11:40:00Z"/>
  <w16cex:commentExtensible w16cex:durableId="25F17F90" w16cex:dateUtc="2022-04-01T11:41:00Z"/>
  <w16cex:commentExtensible w16cex:durableId="25F09210" w16cex:dateUtc="2022-03-31T18:48:00Z"/>
  <w16cex:commentExtensible w16cex:durableId="25F4587A" w16cex:dateUtc="2022-04-03T15:31:00Z"/>
  <w16cex:commentExtensible w16cex:durableId="25F547D0" w16cex:dateUtc="2022-04-04T08:32:00Z"/>
  <w16cex:commentExtensible w16cex:durableId="25F456FC" w16cex:dateUtc="2022-04-03T15:25:00Z"/>
  <w16cex:commentExtensible w16cex:durableId="25E852B8" w16cex:dateUtc="2022-03-25T13:39:00Z"/>
  <w16cex:commentExtensible w16cex:durableId="25F440CD" w16cex:dateUtc="2022-04-03T13:50:00Z"/>
  <w16cex:commentExtensible w16cex:durableId="25F440D6" w16cex:dateUtc="2022-04-03T13:50:00Z"/>
  <w16cex:commentExtensible w16cex:durableId="25F44076" w16cex:dateUtc="2022-04-03T13:49:00Z"/>
  <w16cex:commentExtensible w16cex:durableId="25F1B5C1" w16cex:dateUtc="2022-04-01T15:32:00Z"/>
  <w16cex:commentExtensible w16cex:durableId="096AF6F7" w16cex:dateUtc="2022-04-12T09:34:00Z"/>
  <w16cex:commentExtensible w16cex:durableId="639C3FD6" w16cex:dateUtc="2022-04-12T09:37:00Z"/>
  <w16cex:commentExtensible w16cex:durableId="2749698E" w16cex:dateUtc="2022-04-12T12:43:00Z"/>
  <w16cex:commentExtensible w16cex:durableId="1C6AE1ED" w16cex:dateUtc="2022-04-12T12:37:00Z"/>
  <w16cex:commentExtensible w16cex:durableId="25F4543F" w16cex:dateUtc="2022-04-03T15:13:00Z"/>
  <w16cex:commentExtensible w16cex:durableId="09A4B4D9" w16cex:dateUtc="2022-04-12T12:48:00Z"/>
  <w16cex:commentExtensible w16cex:durableId="3E7BC9E5" w16cex:dateUtc="2022-04-12T12: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C3E0801" w16cid:durableId="3C2AA871"/>
  <w16cid:commentId w16cid:paraId="6870F905" w16cid:durableId="75D7B17B"/>
  <w16cid:commentId w16cid:paraId="271A690C" w16cid:durableId="4E05F391"/>
  <w16cid:commentId w16cid:paraId="3B7CDF96" w16cid:durableId="4DC93FF5"/>
  <w16cid:commentId w16cid:paraId="5C265870" w16cid:durableId="20567953"/>
  <w16cid:commentId w16cid:paraId="6AD4EE5F" w16cid:durableId="5D2ECDD2"/>
  <w16cid:commentId w16cid:paraId="1FB06E76" w16cid:durableId="155135D2"/>
  <w16cid:commentId w16cid:paraId="3B38D796" w16cid:durableId="57BE96FD"/>
  <w16cid:commentId w16cid:paraId="49F27DBC" w16cid:durableId="6336B68C"/>
  <w16cid:commentId w16cid:paraId="22F097F6" w16cid:durableId="1D8850A6"/>
  <w16cid:commentId w16cid:paraId="40F32D80" w16cid:durableId="2D283BE4"/>
  <w16cid:commentId w16cid:paraId="5A72437B" w16cid:durableId="39AA7C5C"/>
  <w16cid:commentId w16cid:paraId="52BEA8E6" w16cid:durableId="4A16D2BF"/>
  <w16cid:commentId w16cid:paraId="5F16ABE5" w16cid:durableId="58EDDEB2"/>
  <w16cid:commentId w16cid:paraId="08CBFA8C" w16cid:durableId="0CEED938"/>
  <w16cid:commentId w16cid:paraId="12DC1297" w16cid:durableId="25F2B14F"/>
  <w16cid:commentId w16cid:paraId="3A2FCF9D" w16cid:durableId="25F2BB7F"/>
  <w16cid:commentId w16cid:paraId="1A8A82D2" w16cid:durableId="3602BD5C"/>
  <w16cid:commentId w16cid:paraId="72F1D492" w16cid:durableId="3325A9F0"/>
  <w16cid:commentId w16cid:paraId="72B8F910" w16cid:durableId="6B489DD8"/>
  <w16cid:commentId w16cid:paraId="3C06523E" w16cid:durableId="10A1BDC5"/>
  <w16cid:commentId w16cid:paraId="2848F578" w16cid:durableId="55509383"/>
  <w16cid:commentId w16cid:paraId="21D4C0DD" w16cid:durableId="73EBB780"/>
  <w16cid:commentId w16cid:paraId="13EBD40F" w16cid:durableId="3528500D"/>
  <w16cid:commentId w16cid:paraId="3C5A63C9" w16cid:durableId="25F0543A"/>
  <w16cid:commentId w16cid:paraId="7BF5D249" w16cid:durableId="1F41EBDF"/>
  <w16cid:commentId w16cid:paraId="387BC848" w16cid:durableId="31FAFB9F"/>
  <w16cid:commentId w16cid:paraId="571F7F25" w16cid:durableId="0544916F"/>
  <w16cid:commentId w16cid:paraId="6DBF1A17" w16cid:durableId="319C170E"/>
  <w16cid:commentId w16cid:paraId="0B9CE755" w16cid:durableId="717D9098"/>
  <w16cid:commentId w16cid:paraId="6BF305BA" w16cid:durableId="6847D2FC"/>
  <w16cid:commentId w16cid:paraId="1AB3DF60" w16cid:durableId="25F05468"/>
  <w16cid:commentId w16cid:paraId="078A278C" w16cid:durableId="563FF85D"/>
  <w16cid:commentId w16cid:paraId="51265317" w16cid:durableId="45D907A3"/>
  <w16cid:commentId w16cid:paraId="25722423" w16cid:durableId="1F9B2F77"/>
  <w16cid:commentId w16cid:paraId="626AE509" w16cid:durableId="3864ED62"/>
  <w16cid:commentId w16cid:paraId="53C72052" w16cid:durableId="49769B90"/>
  <w16cid:commentId w16cid:paraId="40B7510C" w16cid:durableId="5188CB26"/>
  <w16cid:commentId w16cid:paraId="7D22297E" w16cid:durableId="25F07DD7"/>
  <w16cid:commentId w16cid:paraId="552D0F58" w16cid:durableId="3D52AF54"/>
  <w16cid:commentId w16cid:paraId="7554F310" w16cid:durableId="4FAA704E"/>
  <w16cid:commentId w16cid:paraId="1CD24EB7" w16cid:durableId="7FF7AC8B"/>
  <w16cid:commentId w16cid:paraId="38E1BEDF" w16cid:durableId="480208A4"/>
  <w16cid:commentId w16cid:paraId="00D69023" w16cid:durableId="7B99D5F1"/>
  <w16cid:commentId w16cid:paraId="1FD05222" w16cid:durableId="5BA45715"/>
  <w16cid:commentId w16cid:paraId="70B3EA5E" w16cid:durableId="7B937F35"/>
  <w16cid:commentId w16cid:paraId="44036DB1" w16cid:durableId="6234A06E"/>
  <w16cid:commentId w16cid:paraId="28552B24" w16cid:durableId="25F07F35"/>
  <w16cid:commentId w16cid:paraId="42A48A6D" w16cid:durableId="25F08344"/>
  <w16cid:commentId w16cid:paraId="15E8E92C" w16cid:durableId="25F0925F"/>
  <w16cid:commentId w16cid:paraId="0D80AB8E" w16cid:durableId="25F2C1D3"/>
  <w16cid:commentId w16cid:paraId="274A07E2" w16cid:durableId="25F09188"/>
  <w16cid:commentId w16cid:paraId="7FBCCE89" w16cid:durableId="25F17BBB"/>
  <w16cid:commentId w16cid:paraId="0F63A94F" w16cid:durableId="25F17F45"/>
  <w16cid:commentId w16cid:paraId="6FF44EE0" w16cid:durableId="25F17F90"/>
  <w16cid:commentId w16cid:paraId="70BB6BAF" w16cid:durableId="25F09210"/>
  <w16cid:commentId w16cid:paraId="24B6E0A9" w16cid:durableId="25F4587A"/>
  <w16cid:commentId w16cid:paraId="49A7D1D3" w16cid:durableId="25F547D0"/>
  <w16cid:commentId w16cid:paraId="4E0E243A" w16cid:durableId="25F456FC"/>
  <w16cid:commentId w16cid:paraId="11FEA2D8" w16cid:durableId="25E852B8"/>
  <w16cid:commentId w16cid:paraId="1FCFF620" w16cid:durableId="25F440CD"/>
  <w16cid:commentId w16cid:paraId="102067BC" w16cid:durableId="25F440D6"/>
  <w16cid:commentId w16cid:paraId="7553A698" w16cid:durableId="25F44076"/>
  <w16cid:commentId w16cid:paraId="60FEC8D6" w16cid:durableId="25F1B5C1"/>
  <w16cid:commentId w16cid:paraId="1B697287" w16cid:durableId="096AF6F7"/>
  <w16cid:commentId w16cid:paraId="36062596" w16cid:durableId="639C3FD6"/>
  <w16cid:commentId w16cid:paraId="71228FF9" w16cid:durableId="2749698E"/>
  <w16cid:commentId w16cid:paraId="45226DE1" w16cid:durableId="1C6AE1ED"/>
  <w16cid:commentId w16cid:paraId="3F2179F5" w16cid:durableId="25F4543F"/>
  <w16cid:commentId w16cid:paraId="58D75919" w16cid:durableId="09A4B4D9"/>
  <w16cid:commentId w16cid:paraId="772FC8AD" w16cid:durableId="3E7BC9E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MBX12">
    <w:altName w:val="Yu Gothic"/>
    <w:panose1 w:val="00000000000000000000"/>
    <w:charset w:val="80"/>
    <w:family w:val="auto"/>
    <w:notTrueType/>
    <w:pitch w:val="default"/>
    <w:sig w:usb0="00000001" w:usb1="08070000" w:usb2="00000010" w:usb3="00000000" w:csb0="00020000" w:csb1="00000000"/>
  </w:font>
  <w:font w:name="CMR12">
    <w:altName w:val="Yu Gothic"/>
    <w:panose1 w:val="00000000000000000000"/>
    <w:charset w:val="80"/>
    <w:family w:val="auto"/>
    <w:notTrueType/>
    <w:pitch w:val="default"/>
    <w:sig w:usb0="00000001" w:usb1="08070000" w:usb2="00000010" w:usb3="00000000" w:csb0="00020000" w:csb1="00000000"/>
  </w:font>
  <w:font w:name="CMR10">
    <w:altName w:val="Yu Gothic"/>
    <w:panose1 w:val="00000000000000000000"/>
    <w:charset w:val="80"/>
    <w:family w:val="auto"/>
    <w:notTrueType/>
    <w:pitch w:val="default"/>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 w:name="CMBX10">
    <w:altName w:val="Yu Gothic"/>
    <w:panose1 w:val="00000000000000000000"/>
    <w:charset w:val="80"/>
    <w:family w:val="auto"/>
    <w:notTrueType/>
    <w:pitch w:val="default"/>
    <w:sig w:usb0="00000001" w:usb1="08070000" w:usb2="00000010" w:usb3="00000000" w:csb0="0002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B292F"/>
    <w:multiLevelType w:val="hybridMultilevel"/>
    <w:tmpl w:val="312028C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5B05C5D"/>
    <w:multiLevelType w:val="hybridMultilevel"/>
    <w:tmpl w:val="3412F56E"/>
    <w:lvl w:ilvl="0" w:tplc="396C573A">
      <w:start w:val="1"/>
      <w:numFmt w:val="decimal"/>
      <w:lvlText w:val="%1."/>
      <w:lvlJc w:val="left"/>
      <w:pPr>
        <w:ind w:left="720" w:hanging="360"/>
      </w:pPr>
    </w:lvl>
    <w:lvl w:ilvl="1" w:tplc="E7E258C0">
      <w:start w:val="1"/>
      <w:numFmt w:val="lowerLetter"/>
      <w:lvlText w:val="%2."/>
      <w:lvlJc w:val="left"/>
      <w:pPr>
        <w:ind w:left="1440" w:hanging="360"/>
      </w:pPr>
    </w:lvl>
    <w:lvl w:ilvl="2" w:tplc="2CA65D5E">
      <w:start w:val="1"/>
      <w:numFmt w:val="lowerRoman"/>
      <w:lvlText w:val="%3."/>
      <w:lvlJc w:val="right"/>
      <w:pPr>
        <w:ind w:left="2160" w:hanging="180"/>
      </w:pPr>
    </w:lvl>
    <w:lvl w:ilvl="3" w:tplc="370C4E34">
      <w:start w:val="1"/>
      <w:numFmt w:val="decimal"/>
      <w:lvlText w:val="%4."/>
      <w:lvlJc w:val="left"/>
      <w:pPr>
        <w:ind w:left="2880" w:hanging="360"/>
      </w:pPr>
    </w:lvl>
    <w:lvl w:ilvl="4" w:tplc="74F8B634">
      <w:start w:val="1"/>
      <w:numFmt w:val="lowerLetter"/>
      <w:lvlText w:val="%5."/>
      <w:lvlJc w:val="left"/>
      <w:pPr>
        <w:ind w:left="3600" w:hanging="360"/>
      </w:pPr>
    </w:lvl>
    <w:lvl w:ilvl="5" w:tplc="5FBACD42">
      <w:start w:val="1"/>
      <w:numFmt w:val="lowerRoman"/>
      <w:lvlText w:val="%6."/>
      <w:lvlJc w:val="right"/>
      <w:pPr>
        <w:ind w:left="4320" w:hanging="180"/>
      </w:pPr>
    </w:lvl>
    <w:lvl w:ilvl="6" w:tplc="0C7EA086">
      <w:start w:val="1"/>
      <w:numFmt w:val="decimal"/>
      <w:lvlText w:val="%7."/>
      <w:lvlJc w:val="left"/>
      <w:pPr>
        <w:ind w:left="5040" w:hanging="360"/>
      </w:pPr>
    </w:lvl>
    <w:lvl w:ilvl="7" w:tplc="D758DF9C">
      <w:start w:val="1"/>
      <w:numFmt w:val="lowerLetter"/>
      <w:lvlText w:val="%8."/>
      <w:lvlJc w:val="left"/>
      <w:pPr>
        <w:ind w:left="5760" w:hanging="360"/>
      </w:pPr>
    </w:lvl>
    <w:lvl w:ilvl="8" w:tplc="FDE4E0C4">
      <w:start w:val="1"/>
      <w:numFmt w:val="lowerRoman"/>
      <w:lvlText w:val="%9."/>
      <w:lvlJc w:val="right"/>
      <w:pPr>
        <w:ind w:left="6480" w:hanging="180"/>
      </w:pPr>
    </w:lvl>
  </w:abstractNum>
  <w:abstractNum w:abstractNumId="2" w15:restartNumberingAfterBreak="0">
    <w:nsid w:val="06367AE6"/>
    <w:multiLevelType w:val="hybridMultilevel"/>
    <w:tmpl w:val="29EA52C4"/>
    <w:lvl w:ilvl="0" w:tplc="8F2292EE">
      <w:start w:val="1"/>
      <w:numFmt w:val="bullet"/>
      <w:lvlText w:val=""/>
      <w:lvlJc w:val="left"/>
      <w:pPr>
        <w:ind w:left="720" w:hanging="360"/>
      </w:pPr>
      <w:rPr>
        <w:rFonts w:ascii="Symbol" w:hAnsi="Symbol" w:hint="default"/>
      </w:rPr>
    </w:lvl>
    <w:lvl w:ilvl="1" w:tplc="197C122E">
      <w:start w:val="1"/>
      <w:numFmt w:val="bullet"/>
      <w:lvlText w:val="o"/>
      <w:lvlJc w:val="left"/>
      <w:pPr>
        <w:ind w:left="1440" w:hanging="360"/>
      </w:pPr>
      <w:rPr>
        <w:rFonts w:ascii="Courier New" w:hAnsi="Courier New" w:hint="default"/>
      </w:rPr>
    </w:lvl>
    <w:lvl w:ilvl="2" w:tplc="BAA2632E">
      <w:start w:val="1"/>
      <w:numFmt w:val="bullet"/>
      <w:lvlText w:val=""/>
      <w:lvlJc w:val="left"/>
      <w:pPr>
        <w:ind w:left="2160" w:hanging="360"/>
      </w:pPr>
      <w:rPr>
        <w:rFonts w:ascii="Wingdings" w:hAnsi="Wingdings" w:hint="default"/>
      </w:rPr>
    </w:lvl>
    <w:lvl w:ilvl="3" w:tplc="55F2B14A">
      <w:start w:val="1"/>
      <w:numFmt w:val="bullet"/>
      <w:lvlText w:val=""/>
      <w:lvlJc w:val="left"/>
      <w:pPr>
        <w:ind w:left="2880" w:hanging="360"/>
      </w:pPr>
      <w:rPr>
        <w:rFonts w:ascii="Symbol" w:hAnsi="Symbol" w:hint="default"/>
      </w:rPr>
    </w:lvl>
    <w:lvl w:ilvl="4" w:tplc="DE66A44E">
      <w:start w:val="1"/>
      <w:numFmt w:val="bullet"/>
      <w:lvlText w:val="o"/>
      <w:lvlJc w:val="left"/>
      <w:pPr>
        <w:ind w:left="3600" w:hanging="360"/>
      </w:pPr>
      <w:rPr>
        <w:rFonts w:ascii="Courier New" w:hAnsi="Courier New" w:hint="default"/>
      </w:rPr>
    </w:lvl>
    <w:lvl w:ilvl="5" w:tplc="F424C962">
      <w:start w:val="1"/>
      <w:numFmt w:val="bullet"/>
      <w:lvlText w:val=""/>
      <w:lvlJc w:val="left"/>
      <w:pPr>
        <w:ind w:left="4320" w:hanging="360"/>
      </w:pPr>
      <w:rPr>
        <w:rFonts w:ascii="Wingdings" w:hAnsi="Wingdings" w:hint="default"/>
      </w:rPr>
    </w:lvl>
    <w:lvl w:ilvl="6" w:tplc="337ED7EE">
      <w:start w:val="1"/>
      <w:numFmt w:val="bullet"/>
      <w:lvlText w:val=""/>
      <w:lvlJc w:val="left"/>
      <w:pPr>
        <w:ind w:left="5040" w:hanging="360"/>
      </w:pPr>
      <w:rPr>
        <w:rFonts w:ascii="Symbol" w:hAnsi="Symbol" w:hint="default"/>
      </w:rPr>
    </w:lvl>
    <w:lvl w:ilvl="7" w:tplc="805A70B2">
      <w:start w:val="1"/>
      <w:numFmt w:val="bullet"/>
      <w:lvlText w:val="o"/>
      <w:lvlJc w:val="left"/>
      <w:pPr>
        <w:ind w:left="5760" w:hanging="360"/>
      </w:pPr>
      <w:rPr>
        <w:rFonts w:ascii="Courier New" w:hAnsi="Courier New" w:hint="default"/>
      </w:rPr>
    </w:lvl>
    <w:lvl w:ilvl="8" w:tplc="CAA22F22">
      <w:start w:val="1"/>
      <w:numFmt w:val="bullet"/>
      <w:lvlText w:val=""/>
      <w:lvlJc w:val="left"/>
      <w:pPr>
        <w:ind w:left="6480" w:hanging="360"/>
      </w:pPr>
      <w:rPr>
        <w:rFonts w:ascii="Wingdings" w:hAnsi="Wingdings" w:hint="default"/>
      </w:rPr>
    </w:lvl>
  </w:abstractNum>
  <w:abstractNum w:abstractNumId="3" w15:restartNumberingAfterBreak="0">
    <w:nsid w:val="17683583"/>
    <w:multiLevelType w:val="hybridMultilevel"/>
    <w:tmpl w:val="EAB496E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BAB2705"/>
    <w:multiLevelType w:val="hybridMultilevel"/>
    <w:tmpl w:val="474A386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C6B5BFF"/>
    <w:multiLevelType w:val="multilevel"/>
    <w:tmpl w:val="3432A9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204376F"/>
    <w:multiLevelType w:val="multilevel"/>
    <w:tmpl w:val="54AA7FDC"/>
    <w:lvl w:ilvl="0">
      <w:start w:val="1"/>
      <w:numFmt w:val="decimal"/>
      <w:pStyle w:val="Heading1"/>
      <w:lvlText w:val="%1."/>
      <w:lvlJc w:val="left"/>
      <w:pPr>
        <w:ind w:left="227" w:hanging="227"/>
      </w:pPr>
      <w:rPr>
        <w:rFonts w:hint="default"/>
      </w:rPr>
    </w:lvl>
    <w:lvl w:ilvl="1">
      <w:start w:val="1"/>
      <w:numFmt w:val="decimal"/>
      <w:pStyle w:val="Heading2"/>
      <w:lvlText w:val="%1.%2."/>
      <w:lvlJc w:val="left"/>
      <w:pPr>
        <w:ind w:left="284" w:hanging="227"/>
      </w:pPr>
      <w:rPr>
        <w:rFonts w:hint="default"/>
      </w:rPr>
    </w:lvl>
    <w:lvl w:ilvl="2">
      <w:start w:val="1"/>
      <w:numFmt w:val="decimal"/>
      <w:pStyle w:val="Heading3"/>
      <w:lvlText w:val="%1.%2.%3."/>
      <w:lvlJc w:val="left"/>
      <w:pPr>
        <w:ind w:left="341" w:hanging="227"/>
      </w:pPr>
      <w:rPr>
        <w:rFonts w:hint="default"/>
      </w:rPr>
    </w:lvl>
    <w:lvl w:ilvl="3">
      <w:start w:val="1"/>
      <w:numFmt w:val="decimal"/>
      <w:pStyle w:val="Heading4"/>
      <w:lvlText w:val="%1.%2.%3.%4."/>
      <w:lvlJc w:val="left"/>
      <w:pPr>
        <w:ind w:left="398" w:hanging="227"/>
      </w:pPr>
      <w:rPr>
        <w:rFonts w:hint="default"/>
      </w:rPr>
    </w:lvl>
    <w:lvl w:ilvl="4">
      <w:start w:val="1"/>
      <w:numFmt w:val="decimal"/>
      <w:pStyle w:val="Heading5"/>
      <w:lvlText w:val="%1.%2.%3.%4.%5."/>
      <w:lvlJc w:val="left"/>
      <w:pPr>
        <w:ind w:left="455" w:hanging="227"/>
      </w:pPr>
      <w:rPr>
        <w:rFonts w:hint="default"/>
      </w:rPr>
    </w:lvl>
    <w:lvl w:ilvl="5">
      <w:start w:val="1"/>
      <w:numFmt w:val="decimal"/>
      <w:pStyle w:val="Heading6"/>
      <w:lvlText w:val="%1.%2.%3.%4.%5.%6."/>
      <w:lvlJc w:val="left"/>
      <w:pPr>
        <w:ind w:left="512" w:hanging="227"/>
      </w:pPr>
      <w:rPr>
        <w:rFonts w:hint="default"/>
      </w:rPr>
    </w:lvl>
    <w:lvl w:ilvl="6">
      <w:start w:val="1"/>
      <w:numFmt w:val="decimal"/>
      <w:lvlText w:val="%1.%2.%3.%4.%5.%6.%7."/>
      <w:lvlJc w:val="left"/>
      <w:pPr>
        <w:ind w:left="569" w:hanging="227"/>
      </w:pPr>
      <w:rPr>
        <w:rFonts w:hint="default"/>
      </w:rPr>
    </w:lvl>
    <w:lvl w:ilvl="7">
      <w:start w:val="1"/>
      <w:numFmt w:val="decimal"/>
      <w:lvlText w:val="%1.%2.%3.%4.%5.%6.%7.%8."/>
      <w:lvlJc w:val="left"/>
      <w:pPr>
        <w:ind w:left="626" w:hanging="227"/>
      </w:pPr>
      <w:rPr>
        <w:rFonts w:hint="default"/>
      </w:rPr>
    </w:lvl>
    <w:lvl w:ilvl="8">
      <w:start w:val="1"/>
      <w:numFmt w:val="decimal"/>
      <w:lvlText w:val="%1.%2.%3.%4.%5.%6.%7.%8.%9."/>
      <w:lvlJc w:val="left"/>
      <w:pPr>
        <w:ind w:left="683" w:hanging="227"/>
      </w:pPr>
      <w:rPr>
        <w:rFonts w:hint="default"/>
      </w:rPr>
    </w:lvl>
  </w:abstractNum>
  <w:abstractNum w:abstractNumId="7" w15:restartNumberingAfterBreak="0">
    <w:nsid w:val="223C0452"/>
    <w:multiLevelType w:val="hybridMultilevel"/>
    <w:tmpl w:val="93E05FF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265C40DE"/>
    <w:multiLevelType w:val="hybridMultilevel"/>
    <w:tmpl w:val="AC2233D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76038FF"/>
    <w:multiLevelType w:val="hybridMultilevel"/>
    <w:tmpl w:val="93467EB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32CA2ACC"/>
    <w:multiLevelType w:val="hybridMultilevel"/>
    <w:tmpl w:val="12FE17D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363830FE"/>
    <w:multiLevelType w:val="hybridMultilevel"/>
    <w:tmpl w:val="70D2AA0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3E46514A"/>
    <w:multiLevelType w:val="hybridMultilevel"/>
    <w:tmpl w:val="78A60FCA"/>
    <w:lvl w:ilvl="0" w:tplc="20FE1BB2">
      <w:start w:val="1"/>
      <w:numFmt w:val="bullet"/>
      <w:lvlText w:val=""/>
      <w:lvlJc w:val="left"/>
      <w:pPr>
        <w:ind w:left="720" w:hanging="360"/>
      </w:pPr>
      <w:rPr>
        <w:rFonts w:ascii="Symbol" w:hAnsi="Symbol" w:hint="default"/>
      </w:rPr>
    </w:lvl>
    <w:lvl w:ilvl="1" w:tplc="C34EFAD2">
      <w:start w:val="1"/>
      <w:numFmt w:val="bullet"/>
      <w:lvlText w:val="o"/>
      <w:lvlJc w:val="left"/>
      <w:pPr>
        <w:ind w:left="1440" w:hanging="360"/>
      </w:pPr>
      <w:rPr>
        <w:rFonts w:ascii="Courier New" w:hAnsi="Courier New" w:hint="default"/>
      </w:rPr>
    </w:lvl>
    <w:lvl w:ilvl="2" w:tplc="F34404C2">
      <w:start w:val="1"/>
      <w:numFmt w:val="bullet"/>
      <w:lvlText w:val=""/>
      <w:lvlJc w:val="left"/>
      <w:pPr>
        <w:ind w:left="2160" w:hanging="360"/>
      </w:pPr>
      <w:rPr>
        <w:rFonts w:ascii="Wingdings" w:hAnsi="Wingdings" w:hint="default"/>
      </w:rPr>
    </w:lvl>
    <w:lvl w:ilvl="3" w:tplc="E2AC8428">
      <w:start w:val="1"/>
      <w:numFmt w:val="bullet"/>
      <w:lvlText w:val=""/>
      <w:lvlJc w:val="left"/>
      <w:pPr>
        <w:ind w:left="2880" w:hanging="360"/>
      </w:pPr>
      <w:rPr>
        <w:rFonts w:ascii="Symbol" w:hAnsi="Symbol" w:hint="default"/>
      </w:rPr>
    </w:lvl>
    <w:lvl w:ilvl="4" w:tplc="5DF02010">
      <w:start w:val="1"/>
      <w:numFmt w:val="bullet"/>
      <w:lvlText w:val="o"/>
      <w:lvlJc w:val="left"/>
      <w:pPr>
        <w:ind w:left="3600" w:hanging="360"/>
      </w:pPr>
      <w:rPr>
        <w:rFonts w:ascii="Courier New" w:hAnsi="Courier New" w:hint="default"/>
      </w:rPr>
    </w:lvl>
    <w:lvl w:ilvl="5" w:tplc="85548C08">
      <w:start w:val="1"/>
      <w:numFmt w:val="bullet"/>
      <w:lvlText w:val=""/>
      <w:lvlJc w:val="left"/>
      <w:pPr>
        <w:ind w:left="4320" w:hanging="360"/>
      </w:pPr>
      <w:rPr>
        <w:rFonts w:ascii="Wingdings" w:hAnsi="Wingdings" w:hint="default"/>
      </w:rPr>
    </w:lvl>
    <w:lvl w:ilvl="6" w:tplc="B4521CD0">
      <w:start w:val="1"/>
      <w:numFmt w:val="bullet"/>
      <w:lvlText w:val=""/>
      <w:lvlJc w:val="left"/>
      <w:pPr>
        <w:ind w:left="5040" w:hanging="360"/>
      </w:pPr>
      <w:rPr>
        <w:rFonts w:ascii="Symbol" w:hAnsi="Symbol" w:hint="default"/>
      </w:rPr>
    </w:lvl>
    <w:lvl w:ilvl="7" w:tplc="BBC61224">
      <w:start w:val="1"/>
      <w:numFmt w:val="bullet"/>
      <w:lvlText w:val="o"/>
      <w:lvlJc w:val="left"/>
      <w:pPr>
        <w:ind w:left="5760" w:hanging="360"/>
      </w:pPr>
      <w:rPr>
        <w:rFonts w:ascii="Courier New" w:hAnsi="Courier New" w:hint="default"/>
      </w:rPr>
    </w:lvl>
    <w:lvl w:ilvl="8" w:tplc="3E04B43A">
      <w:start w:val="1"/>
      <w:numFmt w:val="bullet"/>
      <w:lvlText w:val=""/>
      <w:lvlJc w:val="left"/>
      <w:pPr>
        <w:ind w:left="6480" w:hanging="360"/>
      </w:pPr>
      <w:rPr>
        <w:rFonts w:ascii="Wingdings" w:hAnsi="Wingdings" w:hint="default"/>
      </w:rPr>
    </w:lvl>
  </w:abstractNum>
  <w:abstractNum w:abstractNumId="13" w15:restartNumberingAfterBreak="0">
    <w:nsid w:val="411C0A24"/>
    <w:multiLevelType w:val="hybridMultilevel"/>
    <w:tmpl w:val="627C9AD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47B23247"/>
    <w:multiLevelType w:val="hybridMultilevel"/>
    <w:tmpl w:val="F7B6CDF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488B35F4"/>
    <w:multiLevelType w:val="hybridMultilevel"/>
    <w:tmpl w:val="3800CE4A"/>
    <w:lvl w:ilvl="0" w:tplc="AA5AC496">
      <w:start w:val="1"/>
      <w:numFmt w:val="bullet"/>
      <w:lvlText w:val=""/>
      <w:lvlJc w:val="left"/>
      <w:pPr>
        <w:ind w:left="720" w:hanging="360"/>
      </w:pPr>
      <w:rPr>
        <w:rFonts w:ascii="Symbol" w:hAnsi="Symbol" w:hint="default"/>
      </w:rPr>
    </w:lvl>
    <w:lvl w:ilvl="1" w:tplc="4DDA0C88">
      <w:start w:val="1"/>
      <w:numFmt w:val="bullet"/>
      <w:lvlText w:val="o"/>
      <w:lvlJc w:val="left"/>
      <w:pPr>
        <w:ind w:left="1440" w:hanging="360"/>
      </w:pPr>
      <w:rPr>
        <w:rFonts w:ascii="Courier New" w:hAnsi="Courier New" w:hint="default"/>
      </w:rPr>
    </w:lvl>
    <w:lvl w:ilvl="2" w:tplc="2ECCC1A8">
      <w:start w:val="1"/>
      <w:numFmt w:val="bullet"/>
      <w:lvlText w:val=""/>
      <w:lvlJc w:val="left"/>
      <w:pPr>
        <w:ind w:left="2160" w:hanging="360"/>
      </w:pPr>
      <w:rPr>
        <w:rFonts w:ascii="Wingdings" w:hAnsi="Wingdings" w:hint="default"/>
      </w:rPr>
    </w:lvl>
    <w:lvl w:ilvl="3" w:tplc="C4929C20">
      <w:start w:val="1"/>
      <w:numFmt w:val="bullet"/>
      <w:lvlText w:val=""/>
      <w:lvlJc w:val="left"/>
      <w:pPr>
        <w:ind w:left="2880" w:hanging="360"/>
      </w:pPr>
      <w:rPr>
        <w:rFonts w:ascii="Symbol" w:hAnsi="Symbol" w:hint="default"/>
      </w:rPr>
    </w:lvl>
    <w:lvl w:ilvl="4" w:tplc="0990195A">
      <w:start w:val="1"/>
      <w:numFmt w:val="bullet"/>
      <w:lvlText w:val="o"/>
      <w:lvlJc w:val="left"/>
      <w:pPr>
        <w:ind w:left="3600" w:hanging="360"/>
      </w:pPr>
      <w:rPr>
        <w:rFonts w:ascii="Courier New" w:hAnsi="Courier New" w:hint="default"/>
      </w:rPr>
    </w:lvl>
    <w:lvl w:ilvl="5" w:tplc="D6507CCC">
      <w:start w:val="1"/>
      <w:numFmt w:val="bullet"/>
      <w:lvlText w:val=""/>
      <w:lvlJc w:val="left"/>
      <w:pPr>
        <w:ind w:left="4320" w:hanging="360"/>
      </w:pPr>
      <w:rPr>
        <w:rFonts w:ascii="Wingdings" w:hAnsi="Wingdings" w:hint="default"/>
      </w:rPr>
    </w:lvl>
    <w:lvl w:ilvl="6" w:tplc="30128552">
      <w:start w:val="1"/>
      <w:numFmt w:val="bullet"/>
      <w:lvlText w:val=""/>
      <w:lvlJc w:val="left"/>
      <w:pPr>
        <w:ind w:left="5040" w:hanging="360"/>
      </w:pPr>
      <w:rPr>
        <w:rFonts w:ascii="Symbol" w:hAnsi="Symbol" w:hint="default"/>
      </w:rPr>
    </w:lvl>
    <w:lvl w:ilvl="7" w:tplc="FF481492">
      <w:start w:val="1"/>
      <w:numFmt w:val="bullet"/>
      <w:lvlText w:val="o"/>
      <w:lvlJc w:val="left"/>
      <w:pPr>
        <w:ind w:left="5760" w:hanging="360"/>
      </w:pPr>
      <w:rPr>
        <w:rFonts w:ascii="Courier New" w:hAnsi="Courier New" w:hint="default"/>
      </w:rPr>
    </w:lvl>
    <w:lvl w:ilvl="8" w:tplc="6316D6F4">
      <w:start w:val="1"/>
      <w:numFmt w:val="bullet"/>
      <w:lvlText w:val=""/>
      <w:lvlJc w:val="left"/>
      <w:pPr>
        <w:ind w:left="6480" w:hanging="360"/>
      </w:pPr>
      <w:rPr>
        <w:rFonts w:ascii="Wingdings" w:hAnsi="Wingdings" w:hint="default"/>
      </w:rPr>
    </w:lvl>
  </w:abstractNum>
  <w:abstractNum w:abstractNumId="16" w15:restartNumberingAfterBreak="0">
    <w:nsid w:val="4A9335A6"/>
    <w:multiLevelType w:val="hybridMultilevel"/>
    <w:tmpl w:val="0DE6A28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5316472D"/>
    <w:multiLevelType w:val="hybridMultilevel"/>
    <w:tmpl w:val="AE3A6D9E"/>
    <w:lvl w:ilvl="0" w:tplc="9F7A97E4">
      <w:start w:val="1"/>
      <w:numFmt w:val="bullet"/>
      <w:lvlText w:val=""/>
      <w:lvlJc w:val="left"/>
      <w:pPr>
        <w:ind w:left="720" w:hanging="360"/>
      </w:pPr>
      <w:rPr>
        <w:rFonts w:ascii="Symbol" w:hAnsi="Symbol" w:hint="default"/>
      </w:rPr>
    </w:lvl>
    <w:lvl w:ilvl="1" w:tplc="A64C5CFE">
      <w:start w:val="1"/>
      <w:numFmt w:val="bullet"/>
      <w:lvlText w:val="o"/>
      <w:lvlJc w:val="left"/>
      <w:pPr>
        <w:ind w:left="1440" w:hanging="360"/>
      </w:pPr>
      <w:rPr>
        <w:rFonts w:ascii="Courier New" w:hAnsi="Courier New" w:hint="default"/>
      </w:rPr>
    </w:lvl>
    <w:lvl w:ilvl="2" w:tplc="15FA5604">
      <w:start w:val="1"/>
      <w:numFmt w:val="bullet"/>
      <w:lvlText w:val=""/>
      <w:lvlJc w:val="left"/>
      <w:pPr>
        <w:ind w:left="2160" w:hanging="360"/>
      </w:pPr>
      <w:rPr>
        <w:rFonts w:ascii="Wingdings" w:hAnsi="Wingdings" w:hint="default"/>
      </w:rPr>
    </w:lvl>
    <w:lvl w:ilvl="3" w:tplc="6AE07066">
      <w:start w:val="1"/>
      <w:numFmt w:val="bullet"/>
      <w:lvlText w:val=""/>
      <w:lvlJc w:val="left"/>
      <w:pPr>
        <w:ind w:left="2880" w:hanging="360"/>
      </w:pPr>
      <w:rPr>
        <w:rFonts w:ascii="Symbol" w:hAnsi="Symbol" w:hint="default"/>
      </w:rPr>
    </w:lvl>
    <w:lvl w:ilvl="4" w:tplc="79D09BAE">
      <w:start w:val="1"/>
      <w:numFmt w:val="bullet"/>
      <w:lvlText w:val="o"/>
      <w:lvlJc w:val="left"/>
      <w:pPr>
        <w:ind w:left="3600" w:hanging="360"/>
      </w:pPr>
      <w:rPr>
        <w:rFonts w:ascii="Courier New" w:hAnsi="Courier New" w:hint="default"/>
      </w:rPr>
    </w:lvl>
    <w:lvl w:ilvl="5" w:tplc="077A2004">
      <w:start w:val="1"/>
      <w:numFmt w:val="bullet"/>
      <w:lvlText w:val=""/>
      <w:lvlJc w:val="left"/>
      <w:pPr>
        <w:ind w:left="4320" w:hanging="360"/>
      </w:pPr>
      <w:rPr>
        <w:rFonts w:ascii="Wingdings" w:hAnsi="Wingdings" w:hint="default"/>
      </w:rPr>
    </w:lvl>
    <w:lvl w:ilvl="6" w:tplc="A2BC9CE8">
      <w:start w:val="1"/>
      <w:numFmt w:val="bullet"/>
      <w:lvlText w:val=""/>
      <w:lvlJc w:val="left"/>
      <w:pPr>
        <w:ind w:left="5040" w:hanging="360"/>
      </w:pPr>
      <w:rPr>
        <w:rFonts w:ascii="Symbol" w:hAnsi="Symbol" w:hint="default"/>
      </w:rPr>
    </w:lvl>
    <w:lvl w:ilvl="7" w:tplc="EEFC0036">
      <w:start w:val="1"/>
      <w:numFmt w:val="bullet"/>
      <w:lvlText w:val="o"/>
      <w:lvlJc w:val="left"/>
      <w:pPr>
        <w:ind w:left="5760" w:hanging="360"/>
      </w:pPr>
      <w:rPr>
        <w:rFonts w:ascii="Courier New" w:hAnsi="Courier New" w:hint="default"/>
      </w:rPr>
    </w:lvl>
    <w:lvl w:ilvl="8" w:tplc="958CA2DE">
      <w:start w:val="1"/>
      <w:numFmt w:val="bullet"/>
      <w:lvlText w:val=""/>
      <w:lvlJc w:val="left"/>
      <w:pPr>
        <w:ind w:left="6480" w:hanging="360"/>
      </w:pPr>
      <w:rPr>
        <w:rFonts w:ascii="Wingdings" w:hAnsi="Wingdings" w:hint="default"/>
      </w:rPr>
    </w:lvl>
  </w:abstractNum>
  <w:abstractNum w:abstractNumId="18" w15:restartNumberingAfterBreak="0">
    <w:nsid w:val="596E2BD1"/>
    <w:multiLevelType w:val="hybridMultilevel"/>
    <w:tmpl w:val="59B252B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60E875ED"/>
    <w:multiLevelType w:val="hybridMultilevel"/>
    <w:tmpl w:val="BCCC51B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7B7056C9"/>
    <w:multiLevelType w:val="hybridMultilevel"/>
    <w:tmpl w:val="32B0055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401024916">
    <w:abstractNumId w:val="15"/>
  </w:num>
  <w:num w:numId="2" w16cid:durableId="665786175">
    <w:abstractNumId w:val="17"/>
  </w:num>
  <w:num w:numId="3" w16cid:durableId="971861339">
    <w:abstractNumId w:val="2"/>
  </w:num>
  <w:num w:numId="4" w16cid:durableId="1996950688">
    <w:abstractNumId w:val="12"/>
  </w:num>
  <w:num w:numId="5" w16cid:durableId="1394550301">
    <w:abstractNumId w:val="1"/>
  </w:num>
  <w:num w:numId="6" w16cid:durableId="179007041">
    <w:abstractNumId w:val="5"/>
  </w:num>
  <w:num w:numId="7" w16cid:durableId="1348411038">
    <w:abstractNumId w:val="16"/>
  </w:num>
  <w:num w:numId="8" w16cid:durableId="1614705383">
    <w:abstractNumId w:val="6"/>
  </w:num>
  <w:num w:numId="9" w16cid:durableId="1772897338">
    <w:abstractNumId w:val="14"/>
  </w:num>
  <w:num w:numId="10" w16cid:durableId="1497770191">
    <w:abstractNumId w:val="11"/>
  </w:num>
  <w:num w:numId="11" w16cid:durableId="690228614">
    <w:abstractNumId w:val="9"/>
  </w:num>
  <w:num w:numId="12" w16cid:durableId="664095105">
    <w:abstractNumId w:val="3"/>
  </w:num>
  <w:num w:numId="13" w16cid:durableId="414136021">
    <w:abstractNumId w:val="10"/>
  </w:num>
  <w:num w:numId="14" w16cid:durableId="113907569">
    <w:abstractNumId w:val="7"/>
  </w:num>
  <w:num w:numId="15" w16cid:durableId="1422676136">
    <w:abstractNumId w:val="4"/>
  </w:num>
  <w:num w:numId="16" w16cid:durableId="2037079513">
    <w:abstractNumId w:val="8"/>
  </w:num>
  <w:num w:numId="17" w16cid:durableId="235357876">
    <w:abstractNumId w:val="0"/>
  </w:num>
  <w:num w:numId="18" w16cid:durableId="1518812843">
    <w:abstractNumId w:val="19"/>
  </w:num>
  <w:num w:numId="19" w16cid:durableId="1456943224">
    <w:abstractNumId w:val="20"/>
  </w:num>
  <w:num w:numId="20" w16cid:durableId="67071209">
    <w:abstractNumId w:val="13"/>
  </w:num>
  <w:num w:numId="21" w16cid:durableId="636766465">
    <w:abstractNumId w:val="18"/>
  </w:num>
  <w:numIdMacAtCleanup w:val="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homas Kapral">
    <w15:presenceInfo w15:providerId="Windows Live" w15:userId="d3dbdf856bce0a7d"/>
  </w15:person>
  <w15:person w15:author="sgwtrl@univie.onmicrosoft.com">
    <w15:presenceInfo w15:providerId="None" w15:userId="sgwtrl@univie.onmicrosoft.co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6"/>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2638"/>
    <w:rsid w:val="00002421"/>
    <w:rsid w:val="00047FD4"/>
    <w:rsid w:val="00056EA0"/>
    <w:rsid w:val="00071AC8"/>
    <w:rsid w:val="00076F09"/>
    <w:rsid w:val="0009407F"/>
    <w:rsid w:val="000942B3"/>
    <w:rsid w:val="000B0D66"/>
    <w:rsid w:val="000B6131"/>
    <w:rsid w:val="000C1453"/>
    <w:rsid w:val="000E77C4"/>
    <w:rsid w:val="000F5587"/>
    <w:rsid w:val="00113C1E"/>
    <w:rsid w:val="00124EE9"/>
    <w:rsid w:val="001317E8"/>
    <w:rsid w:val="00131924"/>
    <w:rsid w:val="00132AAE"/>
    <w:rsid w:val="0014341B"/>
    <w:rsid w:val="00147172"/>
    <w:rsid w:val="00150772"/>
    <w:rsid w:val="00162E11"/>
    <w:rsid w:val="00172F01"/>
    <w:rsid w:val="00175E26"/>
    <w:rsid w:val="001770F1"/>
    <w:rsid w:val="001A740F"/>
    <w:rsid w:val="001B1EB3"/>
    <w:rsid w:val="001B6D33"/>
    <w:rsid w:val="001E40F3"/>
    <w:rsid w:val="001F2E97"/>
    <w:rsid w:val="002071E5"/>
    <w:rsid w:val="00211DD2"/>
    <w:rsid w:val="00222A82"/>
    <w:rsid w:val="0023049C"/>
    <w:rsid w:val="0023459A"/>
    <w:rsid w:val="00251D02"/>
    <w:rsid w:val="00264E68"/>
    <w:rsid w:val="00265511"/>
    <w:rsid w:val="0026592B"/>
    <w:rsid w:val="0028423A"/>
    <w:rsid w:val="0028723F"/>
    <w:rsid w:val="002879D9"/>
    <w:rsid w:val="0029039A"/>
    <w:rsid w:val="002A24E4"/>
    <w:rsid w:val="002A4EEE"/>
    <w:rsid w:val="002B4324"/>
    <w:rsid w:val="002C0D07"/>
    <w:rsid w:val="002D2A05"/>
    <w:rsid w:val="002E4674"/>
    <w:rsid w:val="002E7934"/>
    <w:rsid w:val="002F4E02"/>
    <w:rsid w:val="003026AC"/>
    <w:rsid w:val="00303209"/>
    <w:rsid w:val="00303FB8"/>
    <w:rsid w:val="00311D3D"/>
    <w:rsid w:val="00332F35"/>
    <w:rsid w:val="003353B0"/>
    <w:rsid w:val="003439B3"/>
    <w:rsid w:val="00347A99"/>
    <w:rsid w:val="003541B3"/>
    <w:rsid w:val="0037478A"/>
    <w:rsid w:val="003766EE"/>
    <w:rsid w:val="003905CB"/>
    <w:rsid w:val="00395BA5"/>
    <w:rsid w:val="00397D84"/>
    <w:rsid w:val="003A2784"/>
    <w:rsid w:val="003C50C1"/>
    <w:rsid w:val="003C5451"/>
    <w:rsid w:val="003C583F"/>
    <w:rsid w:val="003F209A"/>
    <w:rsid w:val="00405CF5"/>
    <w:rsid w:val="00417832"/>
    <w:rsid w:val="00432982"/>
    <w:rsid w:val="0044064A"/>
    <w:rsid w:val="00452A27"/>
    <w:rsid w:val="00457785"/>
    <w:rsid w:val="00462FAD"/>
    <w:rsid w:val="004726CA"/>
    <w:rsid w:val="004805C4"/>
    <w:rsid w:val="0049727F"/>
    <w:rsid w:val="004B2FF4"/>
    <w:rsid w:val="004B4818"/>
    <w:rsid w:val="004C0F93"/>
    <w:rsid w:val="004D27F1"/>
    <w:rsid w:val="004D7280"/>
    <w:rsid w:val="004E23BB"/>
    <w:rsid w:val="0050678A"/>
    <w:rsid w:val="0050781A"/>
    <w:rsid w:val="00536695"/>
    <w:rsid w:val="00537960"/>
    <w:rsid w:val="00541962"/>
    <w:rsid w:val="00544722"/>
    <w:rsid w:val="0054697C"/>
    <w:rsid w:val="00564159"/>
    <w:rsid w:val="005665BB"/>
    <w:rsid w:val="00575C2C"/>
    <w:rsid w:val="00584DE5"/>
    <w:rsid w:val="00587953"/>
    <w:rsid w:val="0059560C"/>
    <w:rsid w:val="005A1CC0"/>
    <w:rsid w:val="005B35DD"/>
    <w:rsid w:val="005C30BA"/>
    <w:rsid w:val="005C3EB4"/>
    <w:rsid w:val="005C4276"/>
    <w:rsid w:val="005E518E"/>
    <w:rsid w:val="005F4DD6"/>
    <w:rsid w:val="006138FB"/>
    <w:rsid w:val="00622BD3"/>
    <w:rsid w:val="0062313E"/>
    <w:rsid w:val="00624AC5"/>
    <w:rsid w:val="00642CA6"/>
    <w:rsid w:val="0064471C"/>
    <w:rsid w:val="006518DC"/>
    <w:rsid w:val="00652FDF"/>
    <w:rsid w:val="0065734A"/>
    <w:rsid w:val="00683723"/>
    <w:rsid w:val="006A03EB"/>
    <w:rsid w:val="006B0496"/>
    <w:rsid w:val="006B22CA"/>
    <w:rsid w:val="006B3FDC"/>
    <w:rsid w:val="006C1C93"/>
    <w:rsid w:val="006C39C1"/>
    <w:rsid w:val="006E6AA2"/>
    <w:rsid w:val="006F1097"/>
    <w:rsid w:val="006F4D1C"/>
    <w:rsid w:val="007007CC"/>
    <w:rsid w:val="00706F8E"/>
    <w:rsid w:val="00715F3C"/>
    <w:rsid w:val="00716E6A"/>
    <w:rsid w:val="00717A90"/>
    <w:rsid w:val="0074612F"/>
    <w:rsid w:val="0075212A"/>
    <w:rsid w:val="00760192"/>
    <w:rsid w:val="007647E0"/>
    <w:rsid w:val="0077388E"/>
    <w:rsid w:val="00776CF3"/>
    <w:rsid w:val="00796F9A"/>
    <w:rsid w:val="00797637"/>
    <w:rsid w:val="007A14F6"/>
    <w:rsid w:val="007A2827"/>
    <w:rsid w:val="007A3B0D"/>
    <w:rsid w:val="007B5B59"/>
    <w:rsid w:val="007C3FD4"/>
    <w:rsid w:val="007C6FA5"/>
    <w:rsid w:val="007D54D9"/>
    <w:rsid w:val="00802C96"/>
    <w:rsid w:val="0080599C"/>
    <w:rsid w:val="00814D57"/>
    <w:rsid w:val="00821159"/>
    <w:rsid w:val="0082280C"/>
    <w:rsid w:val="00822E37"/>
    <w:rsid w:val="0082429A"/>
    <w:rsid w:val="00850F13"/>
    <w:rsid w:val="008610E8"/>
    <w:rsid w:val="0086776C"/>
    <w:rsid w:val="00883BC6"/>
    <w:rsid w:val="0088606D"/>
    <w:rsid w:val="008A3621"/>
    <w:rsid w:val="008A47E1"/>
    <w:rsid w:val="008B4B90"/>
    <w:rsid w:val="008D6168"/>
    <w:rsid w:val="008E4FDF"/>
    <w:rsid w:val="008F1E01"/>
    <w:rsid w:val="00901750"/>
    <w:rsid w:val="0090589F"/>
    <w:rsid w:val="0090749B"/>
    <w:rsid w:val="009109BC"/>
    <w:rsid w:val="00914FAC"/>
    <w:rsid w:val="0092351C"/>
    <w:rsid w:val="00927A49"/>
    <w:rsid w:val="0093084A"/>
    <w:rsid w:val="00941BF0"/>
    <w:rsid w:val="00946C92"/>
    <w:rsid w:val="00965BEE"/>
    <w:rsid w:val="00994295"/>
    <w:rsid w:val="0099566C"/>
    <w:rsid w:val="009A76D8"/>
    <w:rsid w:val="009C66CA"/>
    <w:rsid w:val="009D4AC8"/>
    <w:rsid w:val="009E5CF3"/>
    <w:rsid w:val="00A00D35"/>
    <w:rsid w:val="00A1493C"/>
    <w:rsid w:val="00A358B3"/>
    <w:rsid w:val="00A512A6"/>
    <w:rsid w:val="00A56D3D"/>
    <w:rsid w:val="00A739B3"/>
    <w:rsid w:val="00A83427"/>
    <w:rsid w:val="00A91D06"/>
    <w:rsid w:val="00A93E13"/>
    <w:rsid w:val="00A95F75"/>
    <w:rsid w:val="00AA2E63"/>
    <w:rsid w:val="00AA689F"/>
    <w:rsid w:val="00AB7502"/>
    <w:rsid w:val="00AD47A2"/>
    <w:rsid w:val="00AD515E"/>
    <w:rsid w:val="00AE20A9"/>
    <w:rsid w:val="00B0537D"/>
    <w:rsid w:val="00B10808"/>
    <w:rsid w:val="00B1335D"/>
    <w:rsid w:val="00B20FF1"/>
    <w:rsid w:val="00B51358"/>
    <w:rsid w:val="00B5356C"/>
    <w:rsid w:val="00B63E60"/>
    <w:rsid w:val="00B81C3E"/>
    <w:rsid w:val="00B84334"/>
    <w:rsid w:val="00B8799F"/>
    <w:rsid w:val="00B922DB"/>
    <w:rsid w:val="00B92606"/>
    <w:rsid w:val="00BA03BD"/>
    <w:rsid w:val="00BB7F06"/>
    <w:rsid w:val="00BC3957"/>
    <w:rsid w:val="00BC672D"/>
    <w:rsid w:val="00BD2575"/>
    <w:rsid w:val="00BE112B"/>
    <w:rsid w:val="00BE1FDC"/>
    <w:rsid w:val="00BE30C3"/>
    <w:rsid w:val="00BE595B"/>
    <w:rsid w:val="00BE67B9"/>
    <w:rsid w:val="00BF245A"/>
    <w:rsid w:val="00C17E89"/>
    <w:rsid w:val="00C25F30"/>
    <w:rsid w:val="00C459E5"/>
    <w:rsid w:val="00C51F3D"/>
    <w:rsid w:val="00C5657A"/>
    <w:rsid w:val="00C62C6E"/>
    <w:rsid w:val="00C81AA1"/>
    <w:rsid w:val="00C916F2"/>
    <w:rsid w:val="00C92C7B"/>
    <w:rsid w:val="00C96EBD"/>
    <w:rsid w:val="00CA1EE9"/>
    <w:rsid w:val="00CB1320"/>
    <w:rsid w:val="00CC6BC0"/>
    <w:rsid w:val="00CE408C"/>
    <w:rsid w:val="00CE47E8"/>
    <w:rsid w:val="00CF1868"/>
    <w:rsid w:val="00D02892"/>
    <w:rsid w:val="00D11BE1"/>
    <w:rsid w:val="00D14698"/>
    <w:rsid w:val="00D25689"/>
    <w:rsid w:val="00D47E35"/>
    <w:rsid w:val="00D65AD4"/>
    <w:rsid w:val="00D71B9C"/>
    <w:rsid w:val="00D860EC"/>
    <w:rsid w:val="00D942EC"/>
    <w:rsid w:val="00D957E6"/>
    <w:rsid w:val="00DA4E0A"/>
    <w:rsid w:val="00DB5CD2"/>
    <w:rsid w:val="00DC0E7F"/>
    <w:rsid w:val="00DD07B8"/>
    <w:rsid w:val="00DD3C88"/>
    <w:rsid w:val="00DF3CA8"/>
    <w:rsid w:val="00E1233C"/>
    <w:rsid w:val="00E25517"/>
    <w:rsid w:val="00E259CE"/>
    <w:rsid w:val="00E25C7C"/>
    <w:rsid w:val="00E32D73"/>
    <w:rsid w:val="00E5502B"/>
    <w:rsid w:val="00E60348"/>
    <w:rsid w:val="00E83FC1"/>
    <w:rsid w:val="00E84399"/>
    <w:rsid w:val="00E93176"/>
    <w:rsid w:val="00E97CF9"/>
    <w:rsid w:val="00EB6A9E"/>
    <w:rsid w:val="00EC654D"/>
    <w:rsid w:val="00EC720D"/>
    <w:rsid w:val="00ED100D"/>
    <w:rsid w:val="00ED3E30"/>
    <w:rsid w:val="00EE4E65"/>
    <w:rsid w:val="00F0322C"/>
    <w:rsid w:val="00F21E64"/>
    <w:rsid w:val="00F22E16"/>
    <w:rsid w:val="00F23B5F"/>
    <w:rsid w:val="00F35297"/>
    <w:rsid w:val="00F42638"/>
    <w:rsid w:val="00F426DD"/>
    <w:rsid w:val="00F4498D"/>
    <w:rsid w:val="00F53390"/>
    <w:rsid w:val="00F65788"/>
    <w:rsid w:val="00F7236D"/>
    <w:rsid w:val="00F765DA"/>
    <w:rsid w:val="00F8191B"/>
    <w:rsid w:val="00F81E76"/>
    <w:rsid w:val="00F82338"/>
    <w:rsid w:val="00F87561"/>
    <w:rsid w:val="00F971E5"/>
    <w:rsid w:val="00FB0BC7"/>
    <w:rsid w:val="00FC1A5B"/>
    <w:rsid w:val="00FD1A21"/>
    <w:rsid w:val="00FE5F80"/>
    <w:rsid w:val="00FF1E85"/>
    <w:rsid w:val="2490307A"/>
    <w:rsid w:val="29DD5717"/>
    <w:rsid w:val="4105E7F7"/>
  </w:rsids>
  <m:mathPr>
    <m:mathFont m:val="Cambria Math"/>
    <m:brkBin m:val="before"/>
    <m:brkBinSub m:val="--"/>
    <m:smallFrac m:val="0"/>
    <m:dispDef/>
    <m:lMargin m:val="0"/>
    <m:rMargin m:val="0"/>
    <m:defJc m:val="centerGroup"/>
    <m:wrapIndent m:val="1440"/>
    <m:intLim m:val="subSup"/>
    <m:naryLim m:val="undOvr"/>
  </m:mathPr>
  <w:themeFontLang w:val="en-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EE526D"/>
  <w15:docId w15:val="{76C2ECFF-25C7-499D-ADC7-D5688FD3B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de" w:eastAsia="en-A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657A"/>
    <w:pPr>
      <w:spacing w:line="360" w:lineRule="auto"/>
      <w:jc w:val="both"/>
    </w:pPr>
    <w:rPr>
      <w:rFonts w:asciiTheme="majorHAnsi" w:hAnsiTheme="majorHAnsi"/>
    </w:rPr>
  </w:style>
  <w:style w:type="paragraph" w:styleId="Heading1">
    <w:name w:val="heading 1"/>
    <w:basedOn w:val="Normal"/>
    <w:next w:val="Normal"/>
    <w:link w:val="Heading1Char"/>
    <w:uiPriority w:val="9"/>
    <w:qFormat/>
    <w:rsid w:val="00B1335D"/>
    <w:pPr>
      <w:keepNext/>
      <w:keepLines/>
      <w:numPr>
        <w:numId w:val="8"/>
      </w:numPr>
      <w:spacing w:before="400" w:after="120"/>
      <w:outlineLvl w:val="0"/>
    </w:pPr>
    <w:rPr>
      <w:sz w:val="40"/>
      <w:szCs w:val="40"/>
    </w:rPr>
  </w:style>
  <w:style w:type="paragraph" w:styleId="Heading2">
    <w:name w:val="heading 2"/>
    <w:basedOn w:val="Heading1"/>
    <w:next w:val="Normal"/>
    <w:uiPriority w:val="9"/>
    <w:unhideWhenUsed/>
    <w:qFormat/>
    <w:pPr>
      <w:numPr>
        <w:ilvl w:val="1"/>
      </w:numPr>
      <w:spacing w:before="360"/>
      <w:outlineLvl w:val="1"/>
    </w:pPr>
    <w:rPr>
      <w:sz w:val="32"/>
      <w:szCs w:val="32"/>
    </w:rPr>
  </w:style>
  <w:style w:type="paragraph" w:styleId="Heading3">
    <w:name w:val="heading 3"/>
    <w:basedOn w:val="Heading2"/>
    <w:next w:val="Normal"/>
    <w:uiPriority w:val="9"/>
    <w:unhideWhenUsed/>
    <w:qFormat/>
    <w:pPr>
      <w:numPr>
        <w:ilvl w:val="2"/>
      </w:numPr>
      <w:spacing w:before="320" w:after="80"/>
      <w:outlineLvl w:val="2"/>
    </w:pPr>
    <w:rPr>
      <w:color w:val="434343"/>
      <w:sz w:val="28"/>
      <w:szCs w:val="28"/>
    </w:rPr>
  </w:style>
  <w:style w:type="paragraph" w:styleId="Heading4">
    <w:name w:val="heading 4"/>
    <w:basedOn w:val="Heading3"/>
    <w:next w:val="Normal"/>
    <w:link w:val="Heading4Char"/>
    <w:uiPriority w:val="9"/>
    <w:unhideWhenUsed/>
    <w:qFormat/>
    <w:pPr>
      <w:numPr>
        <w:ilvl w:val="3"/>
      </w:numPr>
      <w:spacing w:before="280"/>
      <w:outlineLvl w:val="3"/>
    </w:pPr>
    <w:rPr>
      <w:color w:val="666666"/>
      <w:sz w:val="24"/>
      <w:szCs w:val="24"/>
    </w:rPr>
  </w:style>
  <w:style w:type="paragraph" w:styleId="Heading5">
    <w:name w:val="heading 5"/>
    <w:basedOn w:val="Normal"/>
    <w:next w:val="Normal"/>
    <w:uiPriority w:val="9"/>
    <w:unhideWhenUsed/>
    <w:qFormat/>
    <w:pPr>
      <w:keepNext/>
      <w:keepLines/>
      <w:numPr>
        <w:ilvl w:val="4"/>
        <w:numId w:val="8"/>
      </w:numPr>
      <w:spacing w:before="240" w:after="80"/>
      <w:outlineLvl w:val="4"/>
    </w:pPr>
    <w:rPr>
      <w:color w:val="666666"/>
    </w:rPr>
  </w:style>
  <w:style w:type="paragraph" w:styleId="Heading6">
    <w:name w:val="heading 6"/>
    <w:basedOn w:val="Normal"/>
    <w:next w:val="Normal"/>
    <w:uiPriority w:val="9"/>
    <w:semiHidden/>
    <w:unhideWhenUsed/>
    <w:qFormat/>
    <w:pPr>
      <w:keepNext/>
      <w:keepLines/>
      <w:numPr>
        <w:ilvl w:val="5"/>
        <w:numId w:val="8"/>
      </w:numPr>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Spacing">
    <w:name w:val="No Spacing"/>
    <w:uiPriority w:val="1"/>
    <w:qFormat/>
    <w:rsid w:val="00717A90"/>
    <w:pPr>
      <w:spacing w:line="240" w:lineRule="auto"/>
    </w:pPr>
  </w:style>
  <w:style w:type="paragraph" w:styleId="ListParagraph">
    <w:name w:val="List Paragraph"/>
    <w:basedOn w:val="Normal"/>
    <w:uiPriority w:val="34"/>
    <w:qFormat/>
    <w:rsid w:val="00131924"/>
    <w:pPr>
      <w:ind w:left="720"/>
      <w:contextualSpacing/>
    </w:pPr>
  </w:style>
  <w:style w:type="paragraph" w:styleId="TOCHeading">
    <w:name w:val="TOC Heading"/>
    <w:basedOn w:val="Heading1"/>
    <w:next w:val="Normal"/>
    <w:uiPriority w:val="39"/>
    <w:unhideWhenUsed/>
    <w:qFormat/>
    <w:rsid w:val="00BE112B"/>
    <w:pPr>
      <w:spacing w:before="240" w:after="0" w:line="259" w:lineRule="auto"/>
      <w:outlineLvl w:val="9"/>
    </w:pPr>
    <w:rPr>
      <w:rFonts w:eastAsiaTheme="majorEastAsia"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5C30BA"/>
    <w:pPr>
      <w:tabs>
        <w:tab w:val="left" w:pos="440"/>
        <w:tab w:val="right" w:leader="dot" w:pos="9019"/>
      </w:tabs>
      <w:spacing w:after="100"/>
    </w:pPr>
  </w:style>
  <w:style w:type="paragraph" w:styleId="TOC3">
    <w:name w:val="toc 3"/>
    <w:basedOn w:val="Normal"/>
    <w:next w:val="Normal"/>
    <w:autoRedefine/>
    <w:uiPriority w:val="39"/>
    <w:unhideWhenUsed/>
    <w:rsid w:val="00BE112B"/>
    <w:pPr>
      <w:spacing w:after="100"/>
      <w:ind w:left="440"/>
    </w:pPr>
  </w:style>
  <w:style w:type="paragraph" w:styleId="TOC2">
    <w:name w:val="toc 2"/>
    <w:basedOn w:val="Normal"/>
    <w:next w:val="Normal"/>
    <w:autoRedefine/>
    <w:uiPriority w:val="39"/>
    <w:unhideWhenUsed/>
    <w:rsid w:val="00BE112B"/>
    <w:pPr>
      <w:spacing w:after="100"/>
      <w:ind w:left="220"/>
    </w:pPr>
  </w:style>
  <w:style w:type="character" w:styleId="Hyperlink">
    <w:name w:val="Hyperlink"/>
    <w:basedOn w:val="DefaultParagraphFont"/>
    <w:uiPriority w:val="99"/>
    <w:unhideWhenUsed/>
    <w:rsid w:val="00BE112B"/>
    <w:rPr>
      <w:color w:val="0000FF" w:themeColor="hyperlink"/>
      <w:u w:val="single"/>
    </w:rPr>
  </w:style>
  <w:style w:type="paragraph" w:styleId="NormalWeb">
    <w:name w:val="Normal (Web)"/>
    <w:basedOn w:val="Normal"/>
    <w:uiPriority w:val="99"/>
    <w:semiHidden/>
    <w:unhideWhenUsed/>
    <w:rsid w:val="00311D3D"/>
    <w:pPr>
      <w:spacing w:before="100" w:beforeAutospacing="1" w:after="100" w:afterAutospacing="1" w:line="240" w:lineRule="auto"/>
    </w:pPr>
    <w:rPr>
      <w:rFonts w:ascii="Times New Roman" w:eastAsia="Times New Roman" w:hAnsi="Times New Roman" w:cs="Times New Roman"/>
      <w:sz w:val="24"/>
      <w:szCs w:val="24"/>
      <w:lang w:val="en-AT"/>
    </w:rPr>
  </w:style>
  <w:style w:type="character" w:customStyle="1" w:styleId="apple-tab-span">
    <w:name w:val="apple-tab-span"/>
    <w:basedOn w:val="DefaultParagraphFont"/>
    <w:rsid w:val="00311D3D"/>
  </w:style>
  <w:style w:type="character" w:styleId="Emphasis">
    <w:name w:val="Emphasis"/>
    <w:basedOn w:val="DefaultParagraphFont"/>
    <w:uiPriority w:val="20"/>
    <w:qFormat/>
    <w:rsid w:val="00965BEE"/>
    <w:rPr>
      <w:i/>
      <w:iCs/>
    </w:rPr>
  </w:style>
  <w:style w:type="character" w:styleId="UnresolvedMention">
    <w:name w:val="Unresolved Mention"/>
    <w:basedOn w:val="DefaultParagraphFont"/>
    <w:uiPriority w:val="99"/>
    <w:semiHidden/>
    <w:unhideWhenUsed/>
    <w:rsid w:val="006E6AA2"/>
    <w:rPr>
      <w:color w:val="605E5C"/>
      <w:shd w:val="clear" w:color="auto" w:fill="E1DFDD"/>
    </w:rPr>
  </w:style>
  <w:style w:type="character" w:styleId="CommentReference">
    <w:name w:val="annotation reference"/>
    <w:basedOn w:val="DefaultParagraphFont"/>
    <w:uiPriority w:val="99"/>
    <w:semiHidden/>
    <w:unhideWhenUsed/>
    <w:rsid w:val="00347A99"/>
    <w:rPr>
      <w:sz w:val="16"/>
      <w:szCs w:val="16"/>
    </w:rPr>
  </w:style>
  <w:style w:type="paragraph" w:styleId="CommentText">
    <w:name w:val="annotation text"/>
    <w:basedOn w:val="Normal"/>
    <w:link w:val="CommentTextChar"/>
    <w:uiPriority w:val="99"/>
    <w:unhideWhenUsed/>
    <w:rsid w:val="00347A99"/>
    <w:pPr>
      <w:spacing w:line="240" w:lineRule="auto"/>
    </w:pPr>
    <w:rPr>
      <w:sz w:val="20"/>
      <w:szCs w:val="20"/>
    </w:rPr>
  </w:style>
  <w:style w:type="character" w:customStyle="1" w:styleId="CommentTextChar">
    <w:name w:val="Comment Text Char"/>
    <w:basedOn w:val="DefaultParagraphFont"/>
    <w:link w:val="CommentText"/>
    <w:uiPriority w:val="99"/>
    <w:rsid w:val="00347A99"/>
    <w:rPr>
      <w:sz w:val="20"/>
      <w:szCs w:val="20"/>
    </w:rPr>
  </w:style>
  <w:style w:type="paragraph" w:styleId="CommentSubject">
    <w:name w:val="annotation subject"/>
    <w:basedOn w:val="CommentText"/>
    <w:next w:val="CommentText"/>
    <w:link w:val="CommentSubjectChar"/>
    <w:uiPriority w:val="99"/>
    <w:semiHidden/>
    <w:unhideWhenUsed/>
    <w:rsid w:val="00347A99"/>
    <w:rPr>
      <w:b/>
      <w:bCs/>
    </w:rPr>
  </w:style>
  <w:style w:type="character" w:customStyle="1" w:styleId="CommentSubjectChar">
    <w:name w:val="Comment Subject Char"/>
    <w:basedOn w:val="CommentTextChar"/>
    <w:link w:val="CommentSubject"/>
    <w:uiPriority w:val="99"/>
    <w:semiHidden/>
    <w:rsid w:val="00347A99"/>
    <w:rPr>
      <w:b/>
      <w:bCs/>
      <w:sz w:val="20"/>
      <w:szCs w:val="20"/>
    </w:rPr>
  </w:style>
  <w:style w:type="character" w:customStyle="1" w:styleId="Heading4Char">
    <w:name w:val="Heading 4 Char"/>
    <w:basedOn w:val="DefaultParagraphFont"/>
    <w:link w:val="Heading4"/>
    <w:uiPriority w:val="9"/>
    <w:rsid w:val="00E259CE"/>
    <w:rPr>
      <w:rFonts w:asciiTheme="majorHAnsi" w:hAnsiTheme="majorHAnsi"/>
      <w:color w:val="666666"/>
      <w:sz w:val="24"/>
      <w:szCs w:val="24"/>
    </w:rPr>
  </w:style>
  <w:style w:type="paragraph" w:styleId="Caption">
    <w:name w:val="caption"/>
    <w:basedOn w:val="Normal"/>
    <w:next w:val="Normal"/>
    <w:uiPriority w:val="35"/>
    <w:unhideWhenUsed/>
    <w:qFormat/>
    <w:rsid w:val="00DB5CD2"/>
    <w:pPr>
      <w:spacing w:after="200" w:line="240" w:lineRule="auto"/>
    </w:pPr>
    <w:rPr>
      <w:b/>
      <w:i/>
      <w:iCs/>
      <w:color w:val="000000" w:themeColor="text1"/>
      <w:sz w:val="20"/>
      <w:szCs w:val="18"/>
    </w:rPr>
  </w:style>
  <w:style w:type="character" w:customStyle="1" w:styleId="cf01">
    <w:name w:val="cf01"/>
    <w:basedOn w:val="DefaultParagraphFont"/>
    <w:rsid w:val="00B92606"/>
    <w:rPr>
      <w:rFonts w:ascii="Segoe UI" w:hAnsi="Segoe UI" w:cs="Segoe UI" w:hint="default"/>
      <w:color w:val="212121"/>
      <w:sz w:val="18"/>
      <w:szCs w:val="18"/>
      <w:shd w:val="clear" w:color="auto" w:fill="FFFFFF"/>
    </w:rPr>
  </w:style>
  <w:style w:type="character" w:customStyle="1" w:styleId="cf11">
    <w:name w:val="cf11"/>
    <w:basedOn w:val="DefaultParagraphFont"/>
    <w:rsid w:val="00BA03BD"/>
    <w:rPr>
      <w:rFonts w:ascii="Segoe UI" w:hAnsi="Segoe UI" w:cs="Segoe UI" w:hint="default"/>
      <w:sz w:val="18"/>
      <w:szCs w:val="18"/>
    </w:rPr>
  </w:style>
  <w:style w:type="paragraph" w:customStyle="1" w:styleId="pf0">
    <w:name w:val="pf0"/>
    <w:basedOn w:val="Normal"/>
    <w:rsid w:val="00BA03BD"/>
    <w:pPr>
      <w:spacing w:before="100" w:beforeAutospacing="1" w:after="100" w:afterAutospacing="1" w:line="240" w:lineRule="auto"/>
      <w:jc w:val="left"/>
    </w:pPr>
    <w:rPr>
      <w:rFonts w:ascii="Times New Roman" w:eastAsia="Times New Roman" w:hAnsi="Times New Roman" w:cs="Times New Roman"/>
      <w:sz w:val="24"/>
      <w:szCs w:val="24"/>
      <w:lang w:val="en-AT"/>
    </w:rPr>
  </w:style>
  <w:style w:type="character" w:customStyle="1" w:styleId="Heading1Char">
    <w:name w:val="Heading 1 Char"/>
    <w:basedOn w:val="DefaultParagraphFont"/>
    <w:link w:val="Heading1"/>
    <w:uiPriority w:val="9"/>
    <w:rsid w:val="00BE67B9"/>
    <w:rPr>
      <w:rFonts w:asciiTheme="majorHAnsi" w:hAnsiTheme="majorHAnsi"/>
      <w:sz w:val="40"/>
      <w:szCs w:val="40"/>
    </w:rPr>
  </w:style>
  <w:style w:type="paragraph" w:styleId="Bibliography">
    <w:name w:val="Bibliography"/>
    <w:basedOn w:val="Normal"/>
    <w:next w:val="Normal"/>
    <w:uiPriority w:val="37"/>
    <w:unhideWhenUsed/>
    <w:rsid w:val="0014341B"/>
  </w:style>
  <w:style w:type="paragraph" w:styleId="Revision">
    <w:name w:val="Revision"/>
    <w:hidden/>
    <w:uiPriority w:val="99"/>
    <w:semiHidden/>
    <w:rsid w:val="00265511"/>
    <w:pPr>
      <w:spacing w:line="240" w:lineRule="auto"/>
    </w:pPr>
    <w:rPr>
      <w:rFonts w:asciiTheme="majorHAnsi" w:hAnsiTheme="maj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085868">
      <w:bodyDiv w:val="1"/>
      <w:marLeft w:val="0"/>
      <w:marRight w:val="0"/>
      <w:marTop w:val="0"/>
      <w:marBottom w:val="0"/>
      <w:divBdr>
        <w:top w:val="none" w:sz="0" w:space="0" w:color="auto"/>
        <w:left w:val="none" w:sz="0" w:space="0" w:color="auto"/>
        <w:bottom w:val="none" w:sz="0" w:space="0" w:color="auto"/>
        <w:right w:val="none" w:sz="0" w:space="0" w:color="auto"/>
      </w:divBdr>
    </w:div>
    <w:div w:id="89665888">
      <w:bodyDiv w:val="1"/>
      <w:marLeft w:val="0"/>
      <w:marRight w:val="0"/>
      <w:marTop w:val="0"/>
      <w:marBottom w:val="0"/>
      <w:divBdr>
        <w:top w:val="none" w:sz="0" w:space="0" w:color="auto"/>
        <w:left w:val="none" w:sz="0" w:space="0" w:color="auto"/>
        <w:bottom w:val="none" w:sz="0" w:space="0" w:color="auto"/>
        <w:right w:val="none" w:sz="0" w:space="0" w:color="auto"/>
      </w:divBdr>
    </w:div>
    <w:div w:id="94711833">
      <w:bodyDiv w:val="1"/>
      <w:marLeft w:val="0"/>
      <w:marRight w:val="0"/>
      <w:marTop w:val="0"/>
      <w:marBottom w:val="0"/>
      <w:divBdr>
        <w:top w:val="none" w:sz="0" w:space="0" w:color="auto"/>
        <w:left w:val="none" w:sz="0" w:space="0" w:color="auto"/>
        <w:bottom w:val="none" w:sz="0" w:space="0" w:color="auto"/>
        <w:right w:val="none" w:sz="0" w:space="0" w:color="auto"/>
      </w:divBdr>
    </w:div>
    <w:div w:id="136413091">
      <w:bodyDiv w:val="1"/>
      <w:marLeft w:val="0"/>
      <w:marRight w:val="0"/>
      <w:marTop w:val="0"/>
      <w:marBottom w:val="0"/>
      <w:divBdr>
        <w:top w:val="none" w:sz="0" w:space="0" w:color="auto"/>
        <w:left w:val="none" w:sz="0" w:space="0" w:color="auto"/>
        <w:bottom w:val="none" w:sz="0" w:space="0" w:color="auto"/>
        <w:right w:val="none" w:sz="0" w:space="0" w:color="auto"/>
      </w:divBdr>
    </w:div>
    <w:div w:id="138768204">
      <w:bodyDiv w:val="1"/>
      <w:marLeft w:val="0"/>
      <w:marRight w:val="0"/>
      <w:marTop w:val="0"/>
      <w:marBottom w:val="0"/>
      <w:divBdr>
        <w:top w:val="none" w:sz="0" w:space="0" w:color="auto"/>
        <w:left w:val="none" w:sz="0" w:space="0" w:color="auto"/>
        <w:bottom w:val="none" w:sz="0" w:space="0" w:color="auto"/>
        <w:right w:val="none" w:sz="0" w:space="0" w:color="auto"/>
      </w:divBdr>
    </w:div>
    <w:div w:id="157769439">
      <w:bodyDiv w:val="1"/>
      <w:marLeft w:val="0"/>
      <w:marRight w:val="0"/>
      <w:marTop w:val="0"/>
      <w:marBottom w:val="0"/>
      <w:divBdr>
        <w:top w:val="none" w:sz="0" w:space="0" w:color="auto"/>
        <w:left w:val="none" w:sz="0" w:space="0" w:color="auto"/>
        <w:bottom w:val="none" w:sz="0" w:space="0" w:color="auto"/>
        <w:right w:val="none" w:sz="0" w:space="0" w:color="auto"/>
      </w:divBdr>
    </w:div>
    <w:div w:id="179701689">
      <w:bodyDiv w:val="1"/>
      <w:marLeft w:val="0"/>
      <w:marRight w:val="0"/>
      <w:marTop w:val="0"/>
      <w:marBottom w:val="0"/>
      <w:divBdr>
        <w:top w:val="none" w:sz="0" w:space="0" w:color="auto"/>
        <w:left w:val="none" w:sz="0" w:space="0" w:color="auto"/>
        <w:bottom w:val="none" w:sz="0" w:space="0" w:color="auto"/>
        <w:right w:val="none" w:sz="0" w:space="0" w:color="auto"/>
      </w:divBdr>
    </w:div>
    <w:div w:id="197856004">
      <w:bodyDiv w:val="1"/>
      <w:marLeft w:val="0"/>
      <w:marRight w:val="0"/>
      <w:marTop w:val="0"/>
      <w:marBottom w:val="0"/>
      <w:divBdr>
        <w:top w:val="none" w:sz="0" w:space="0" w:color="auto"/>
        <w:left w:val="none" w:sz="0" w:space="0" w:color="auto"/>
        <w:bottom w:val="none" w:sz="0" w:space="0" w:color="auto"/>
        <w:right w:val="none" w:sz="0" w:space="0" w:color="auto"/>
      </w:divBdr>
    </w:div>
    <w:div w:id="211622151">
      <w:bodyDiv w:val="1"/>
      <w:marLeft w:val="0"/>
      <w:marRight w:val="0"/>
      <w:marTop w:val="0"/>
      <w:marBottom w:val="0"/>
      <w:divBdr>
        <w:top w:val="none" w:sz="0" w:space="0" w:color="auto"/>
        <w:left w:val="none" w:sz="0" w:space="0" w:color="auto"/>
        <w:bottom w:val="none" w:sz="0" w:space="0" w:color="auto"/>
        <w:right w:val="none" w:sz="0" w:space="0" w:color="auto"/>
      </w:divBdr>
    </w:div>
    <w:div w:id="239297979">
      <w:bodyDiv w:val="1"/>
      <w:marLeft w:val="0"/>
      <w:marRight w:val="0"/>
      <w:marTop w:val="0"/>
      <w:marBottom w:val="0"/>
      <w:divBdr>
        <w:top w:val="none" w:sz="0" w:space="0" w:color="auto"/>
        <w:left w:val="none" w:sz="0" w:space="0" w:color="auto"/>
        <w:bottom w:val="none" w:sz="0" w:space="0" w:color="auto"/>
        <w:right w:val="none" w:sz="0" w:space="0" w:color="auto"/>
      </w:divBdr>
    </w:div>
    <w:div w:id="245846966">
      <w:bodyDiv w:val="1"/>
      <w:marLeft w:val="0"/>
      <w:marRight w:val="0"/>
      <w:marTop w:val="0"/>
      <w:marBottom w:val="0"/>
      <w:divBdr>
        <w:top w:val="none" w:sz="0" w:space="0" w:color="auto"/>
        <w:left w:val="none" w:sz="0" w:space="0" w:color="auto"/>
        <w:bottom w:val="none" w:sz="0" w:space="0" w:color="auto"/>
        <w:right w:val="none" w:sz="0" w:space="0" w:color="auto"/>
      </w:divBdr>
    </w:div>
    <w:div w:id="282923603">
      <w:bodyDiv w:val="1"/>
      <w:marLeft w:val="0"/>
      <w:marRight w:val="0"/>
      <w:marTop w:val="0"/>
      <w:marBottom w:val="0"/>
      <w:divBdr>
        <w:top w:val="none" w:sz="0" w:space="0" w:color="auto"/>
        <w:left w:val="none" w:sz="0" w:space="0" w:color="auto"/>
        <w:bottom w:val="none" w:sz="0" w:space="0" w:color="auto"/>
        <w:right w:val="none" w:sz="0" w:space="0" w:color="auto"/>
      </w:divBdr>
    </w:div>
    <w:div w:id="288166759">
      <w:bodyDiv w:val="1"/>
      <w:marLeft w:val="0"/>
      <w:marRight w:val="0"/>
      <w:marTop w:val="0"/>
      <w:marBottom w:val="0"/>
      <w:divBdr>
        <w:top w:val="none" w:sz="0" w:space="0" w:color="auto"/>
        <w:left w:val="none" w:sz="0" w:space="0" w:color="auto"/>
        <w:bottom w:val="none" w:sz="0" w:space="0" w:color="auto"/>
        <w:right w:val="none" w:sz="0" w:space="0" w:color="auto"/>
      </w:divBdr>
    </w:div>
    <w:div w:id="295599334">
      <w:bodyDiv w:val="1"/>
      <w:marLeft w:val="0"/>
      <w:marRight w:val="0"/>
      <w:marTop w:val="0"/>
      <w:marBottom w:val="0"/>
      <w:divBdr>
        <w:top w:val="none" w:sz="0" w:space="0" w:color="auto"/>
        <w:left w:val="none" w:sz="0" w:space="0" w:color="auto"/>
        <w:bottom w:val="none" w:sz="0" w:space="0" w:color="auto"/>
        <w:right w:val="none" w:sz="0" w:space="0" w:color="auto"/>
      </w:divBdr>
    </w:div>
    <w:div w:id="376861193">
      <w:bodyDiv w:val="1"/>
      <w:marLeft w:val="0"/>
      <w:marRight w:val="0"/>
      <w:marTop w:val="0"/>
      <w:marBottom w:val="0"/>
      <w:divBdr>
        <w:top w:val="none" w:sz="0" w:space="0" w:color="auto"/>
        <w:left w:val="none" w:sz="0" w:space="0" w:color="auto"/>
        <w:bottom w:val="none" w:sz="0" w:space="0" w:color="auto"/>
        <w:right w:val="none" w:sz="0" w:space="0" w:color="auto"/>
      </w:divBdr>
    </w:div>
    <w:div w:id="381297049">
      <w:bodyDiv w:val="1"/>
      <w:marLeft w:val="0"/>
      <w:marRight w:val="0"/>
      <w:marTop w:val="0"/>
      <w:marBottom w:val="0"/>
      <w:divBdr>
        <w:top w:val="none" w:sz="0" w:space="0" w:color="auto"/>
        <w:left w:val="none" w:sz="0" w:space="0" w:color="auto"/>
        <w:bottom w:val="none" w:sz="0" w:space="0" w:color="auto"/>
        <w:right w:val="none" w:sz="0" w:space="0" w:color="auto"/>
      </w:divBdr>
    </w:div>
    <w:div w:id="407071403">
      <w:bodyDiv w:val="1"/>
      <w:marLeft w:val="0"/>
      <w:marRight w:val="0"/>
      <w:marTop w:val="0"/>
      <w:marBottom w:val="0"/>
      <w:divBdr>
        <w:top w:val="none" w:sz="0" w:space="0" w:color="auto"/>
        <w:left w:val="none" w:sz="0" w:space="0" w:color="auto"/>
        <w:bottom w:val="none" w:sz="0" w:space="0" w:color="auto"/>
        <w:right w:val="none" w:sz="0" w:space="0" w:color="auto"/>
      </w:divBdr>
    </w:div>
    <w:div w:id="430123772">
      <w:bodyDiv w:val="1"/>
      <w:marLeft w:val="0"/>
      <w:marRight w:val="0"/>
      <w:marTop w:val="0"/>
      <w:marBottom w:val="0"/>
      <w:divBdr>
        <w:top w:val="none" w:sz="0" w:space="0" w:color="auto"/>
        <w:left w:val="none" w:sz="0" w:space="0" w:color="auto"/>
        <w:bottom w:val="none" w:sz="0" w:space="0" w:color="auto"/>
        <w:right w:val="none" w:sz="0" w:space="0" w:color="auto"/>
      </w:divBdr>
    </w:div>
    <w:div w:id="435102515">
      <w:bodyDiv w:val="1"/>
      <w:marLeft w:val="0"/>
      <w:marRight w:val="0"/>
      <w:marTop w:val="0"/>
      <w:marBottom w:val="0"/>
      <w:divBdr>
        <w:top w:val="none" w:sz="0" w:space="0" w:color="auto"/>
        <w:left w:val="none" w:sz="0" w:space="0" w:color="auto"/>
        <w:bottom w:val="none" w:sz="0" w:space="0" w:color="auto"/>
        <w:right w:val="none" w:sz="0" w:space="0" w:color="auto"/>
      </w:divBdr>
    </w:div>
    <w:div w:id="477264949">
      <w:bodyDiv w:val="1"/>
      <w:marLeft w:val="0"/>
      <w:marRight w:val="0"/>
      <w:marTop w:val="0"/>
      <w:marBottom w:val="0"/>
      <w:divBdr>
        <w:top w:val="none" w:sz="0" w:space="0" w:color="auto"/>
        <w:left w:val="none" w:sz="0" w:space="0" w:color="auto"/>
        <w:bottom w:val="none" w:sz="0" w:space="0" w:color="auto"/>
        <w:right w:val="none" w:sz="0" w:space="0" w:color="auto"/>
      </w:divBdr>
    </w:div>
    <w:div w:id="480656254">
      <w:bodyDiv w:val="1"/>
      <w:marLeft w:val="0"/>
      <w:marRight w:val="0"/>
      <w:marTop w:val="0"/>
      <w:marBottom w:val="0"/>
      <w:divBdr>
        <w:top w:val="none" w:sz="0" w:space="0" w:color="auto"/>
        <w:left w:val="none" w:sz="0" w:space="0" w:color="auto"/>
        <w:bottom w:val="none" w:sz="0" w:space="0" w:color="auto"/>
        <w:right w:val="none" w:sz="0" w:space="0" w:color="auto"/>
      </w:divBdr>
    </w:div>
    <w:div w:id="487407536">
      <w:bodyDiv w:val="1"/>
      <w:marLeft w:val="0"/>
      <w:marRight w:val="0"/>
      <w:marTop w:val="0"/>
      <w:marBottom w:val="0"/>
      <w:divBdr>
        <w:top w:val="none" w:sz="0" w:space="0" w:color="auto"/>
        <w:left w:val="none" w:sz="0" w:space="0" w:color="auto"/>
        <w:bottom w:val="none" w:sz="0" w:space="0" w:color="auto"/>
        <w:right w:val="none" w:sz="0" w:space="0" w:color="auto"/>
      </w:divBdr>
    </w:div>
    <w:div w:id="501744779">
      <w:bodyDiv w:val="1"/>
      <w:marLeft w:val="0"/>
      <w:marRight w:val="0"/>
      <w:marTop w:val="0"/>
      <w:marBottom w:val="0"/>
      <w:divBdr>
        <w:top w:val="none" w:sz="0" w:space="0" w:color="auto"/>
        <w:left w:val="none" w:sz="0" w:space="0" w:color="auto"/>
        <w:bottom w:val="none" w:sz="0" w:space="0" w:color="auto"/>
        <w:right w:val="none" w:sz="0" w:space="0" w:color="auto"/>
      </w:divBdr>
    </w:div>
    <w:div w:id="565603041">
      <w:bodyDiv w:val="1"/>
      <w:marLeft w:val="0"/>
      <w:marRight w:val="0"/>
      <w:marTop w:val="0"/>
      <w:marBottom w:val="0"/>
      <w:divBdr>
        <w:top w:val="none" w:sz="0" w:space="0" w:color="auto"/>
        <w:left w:val="none" w:sz="0" w:space="0" w:color="auto"/>
        <w:bottom w:val="none" w:sz="0" w:space="0" w:color="auto"/>
        <w:right w:val="none" w:sz="0" w:space="0" w:color="auto"/>
      </w:divBdr>
    </w:div>
    <w:div w:id="624510410">
      <w:bodyDiv w:val="1"/>
      <w:marLeft w:val="0"/>
      <w:marRight w:val="0"/>
      <w:marTop w:val="0"/>
      <w:marBottom w:val="0"/>
      <w:divBdr>
        <w:top w:val="none" w:sz="0" w:space="0" w:color="auto"/>
        <w:left w:val="none" w:sz="0" w:space="0" w:color="auto"/>
        <w:bottom w:val="none" w:sz="0" w:space="0" w:color="auto"/>
        <w:right w:val="none" w:sz="0" w:space="0" w:color="auto"/>
      </w:divBdr>
    </w:div>
    <w:div w:id="630285200">
      <w:bodyDiv w:val="1"/>
      <w:marLeft w:val="0"/>
      <w:marRight w:val="0"/>
      <w:marTop w:val="0"/>
      <w:marBottom w:val="0"/>
      <w:divBdr>
        <w:top w:val="none" w:sz="0" w:space="0" w:color="auto"/>
        <w:left w:val="none" w:sz="0" w:space="0" w:color="auto"/>
        <w:bottom w:val="none" w:sz="0" w:space="0" w:color="auto"/>
        <w:right w:val="none" w:sz="0" w:space="0" w:color="auto"/>
      </w:divBdr>
    </w:div>
    <w:div w:id="632059878">
      <w:bodyDiv w:val="1"/>
      <w:marLeft w:val="0"/>
      <w:marRight w:val="0"/>
      <w:marTop w:val="0"/>
      <w:marBottom w:val="0"/>
      <w:divBdr>
        <w:top w:val="none" w:sz="0" w:space="0" w:color="auto"/>
        <w:left w:val="none" w:sz="0" w:space="0" w:color="auto"/>
        <w:bottom w:val="none" w:sz="0" w:space="0" w:color="auto"/>
        <w:right w:val="none" w:sz="0" w:space="0" w:color="auto"/>
      </w:divBdr>
    </w:div>
    <w:div w:id="656688658">
      <w:bodyDiv w:val="1"/>
      <w:marLeft w:val="0"/>
      <w:marRight w:val="0"/>
      <w:marTop w:val="0"/>
      <w:marBottom w:val="0"/>
      <w:divBdr>
        <w:top w:val="none" w:sz="0" w:space="0" w:color="auto"/>
        <w:left w:val="none" w:sz="0" w:space="0" w:color="auto"/>
        <w:bottom w:val="none" w:sz="0" w:space="0" w:color="auto"/>
        <w:right w:val="none" w:sz="0" w:space="0" w:color="auto"/>
      </w:divBdr>
    </w:div>
    <w:div w:id="662657921">
      <w:bodyDiv w:val="1"/>
      <w:marLeft w:val="0"/>
      <w:marRight w:val="0"/>
      <w:marTop w:val="0"/>
      <w:marBottom w:val="0"/>
      <w:divBdr>
        <w:top w:val="none" w:sz="0" w:space="0" w:color="auto"/>
        <w:left w:val="none" w:sz="0" w:space="0" w:color="auto"/>
        <w:bottom w:val="none" w:sz="0" w:space="0" w:color="auto"/>
        <w:right w:val="none" w:sz="0" w:space="0" w:color="auto"/>
      </w:divBdr>
    </w:div>
    <w:div w:id="681515241">
      <w:bodyDiv w:val="1"/>
      <w:marLeft w:val="0"/>
      <w:marRight w:val="0"/>
      <w:marTop w:val="0"/>
      <w:marBottom w:val="0"/>
      <w:divBdr>
        <w:top w:val="none" w:sz="0" w:space="0" w:color="auto"/>
        <w:left w:val="none" w:sz="0" w:space="0" w:color="auto"/>
        <w:bottom w:val="none" w:sz="0" w:space="0" w:color="auto"/>
        <w:right w:val="none" w:sz="0" w:space="0" w:color="auto"/>
      </w:divBdr>
    </w:div>
    <w:div w:id="691684354">
      <w:bodyDiv w:val="1"/>
      <w:marLeft w:val="0"/>
      <w:marRight w:val="0"/>
      <w:marTop w:val="0"/>
      <w:marBottom w:val="0"/>
      <w:divBdr>
        <w:top w:val="none" w:sz="0" w:space="0" w:color="auto"/>
        <w:left w:val="none" w:sz="0" w:space="0" w:color="auto"/>
        <w:bottom w:val="none" w:sz="0" w:space="0" w:color="auto"/>
        <w:right w:val="none" w:sz="0" w:space="0" w:color="auto"/>
      </w:divBdr>
    </w:div>
    <w:div w:id="698506135">
      <w:bodyDiv w:val="1"/>
      <w:marLeft w:val="0"/>
      <w:marRight w:val="0"/>
      <w:marTop w:val="0"/>
      <w:marBottom w:val="0"/>
      <w:divBdr>
        <w:top w:val="none" w:sz="0" w:space="0" w:color="auto"/>
        <w:left w:val="none" w:sz="0" w:space="0" w:color="auto"/>
        <w:bottom w:val="none" w:sz="0" w:space="0" w:color="auto"/>
        <w:right w:val="none" w:sz="0" w:space="0" w:color="auto"/>
      </w:divBdr>
    </w:div>
    <w:div w:id="719747750">
      <w:bodyDiv w:val="1"/>
      <w:marLeft w:val="0"/>
      <w:marRight w:val="0"/>
      <w:marTop w:val="0"/>
      <w:marBottom w:val="0"/>
      <w:divBdr>
        <w:top w:val="none" w:sz="0" w:space="0" w:color="auto"/>
        <w:left w:val="none" w:sz="0" w:space="0" w:color="auto"/>
        <w:bottom w:val="none" w:sz="0" w:space="0" w:color="auto"/>
        <w:right w:val="none" w:sz="0" w:space="0" w:color="auto"/>
      </w:divBdr>
    </w:div>
    <w:div w:id="721758736">
      <w:bodyDiv w:val="1"/>
      <w:marLeft w:val="0"/>
      <w:marRight w:val="0"/>
      <w:marTop w:val="0"/>
      <w:marBottom w:val="0"/>
      <w:divBdr>
        <w:top w:val="none" w:sz="0" w:space="0" w:color="auto"/>
        <w:left w:val="none" w:sz="0" w:space="0" w:color="auto"/>
        <w:bottom w:val="none" w:sz="0" w:space="0" w:color="auto"/>
        <w:right w:val="none" w:sz="0" w:space="0" w:color="auto"/>
      </w:divBdr>
    </w:div>
    <w:div w:id="726344003">
      <w:bodyDiv w:val="1"/>
      <w:marLeft w:val="0"/>
      <w:marRight w:val="0"/>
      <w:marTop w:val="0"/>
      <w:marBottom w:val="0"/>
      <w:divBdr>
        <w:top w:val="none" w:sz="0" w:space="0" w:color="auto"/>
        <w:left w:val="none" w:sz="0" w:space="0" w:color="auto"/>
        <w:bottom w:val="none" w:sz="0" w:space="0" w:color="auto"/>
        <w:right w:val="none" w:sz="0" w:space="0" w:color="auto"/>
      </w:divBdr>
    </w:div>
    <w:div w:id="766005242">
      <w:bodyDiv w:val="1"/>
      <w:marLeft w:val="0"/>
      <w:marRight w:val="0"/>
      <w:marTop w:val="0"/>
      <w:marBottom w:val="0"/>
      <w:divBdr>
        <w:top w:val="none" w:sz="0" w:space="0" w:color="auto"/>
        <w:left w:val="none" w:sz="0" w:space="0" w:color="auto"/>
        <w:bottom w:val="none" w:sz="0" w:space="0" w:color="auto"/>
        <w:right w:val="none" w:sz="0" w:space="0" w:color="auto"/>
      </w:divBdr>
    </w:div>
    <w:div w:id="773329219">
      <w:bodyDiv w:val="1"/>
      <w:marLeft w:val="0"/>
      <w:marRight w:val="0"/>
      <w:marTop w:val="0"/>
      <w:marBottom w:val="0"/>
      <w:divBdr>
        <w:top w:val="none" w:sz="0" w:space="0" w:color="auto"/>
        <w:left w:val="none" w:sz="0" w:space="0" w:color="auto"/>
        <w:bottom w:val="none" w:sz="0" w:space="0" w:color="auto"/>
        <w:right w:val="none" w:sz="0" w:space="0" w:color="auto"/>
      </w:divBdr>
    </w:div>
    <w:div w:id="781345768">
      <w:bodyDiv w:val="1"/>
      <w:marLeft w:val="0"/>
      <w:marRight w:val="0"/>
      <w:marTop w:val="0"/>
      <w:marBottom w:val="0"/>
      <w:divBdr>
        <w:top w:val="none" w:sz="0" w:space="0" w:color="auto"/>
        <w:left w:val="none" w:sz="0" w:space="0" w:color="auto"/>
        <w:bottom w:val="none" w:sz="0" w:space="0" w:color="auto"/>
        <w:right w:val="none" w:sz="0" w:space="0" w:color="auto"/>
      </w:divBdr>
    </w:div>
    <w:div w:id="805705330">
      <w:bodyDiv w:val="1"/>
      <w:marLeft w:val="0"/>
      <w:marRight w:val="0"/>
      <w:marTop w:val="0"/>
      <w:marBottom w:val="0"/>
      <w:divBdr>
        <w:top w:val="none" w:sz="0" w:space="0" w:color="auto"/>
        <w:left w:val="none" w:sz="0" w:space="0" w:color="auto"/>
        <w:bottom w:val="none" w:sz="0" w:space="0" w:color="auto"/>
        <w:right w:val="none" w:sz="0" w:space="0" w:color="auto"/>
      </w:divBdr>
    </w:div>
    <w:div w:id="807355921">
      <w:bodyDiv w:val="1"/>
      <w:marLeft w:val="0"/>
      <w:marRight w:val="0"/>
      <w:marTop w:val="0"/>
      <w:marBottom w:val="0"/>
      <w:divBdr>
        <w:top w:val="none" w:sz="0" w:space="0" w:color="auto"/>
        <w:left w:val="none" w:sz="0" w:space="0" w:color="auto"/>
        <w:bottom w:val="none" w:sz="0" w:space="0" w:color="auto"/>
        <w:right w:val="none" w:sz="0" w:space="0" w:color="auto"/>
      </w:divBdr>
    </w:div>
    <w:div w:id="838350731">
      <w:bodyDiv w:val="1"/>
      <w:marLeft w:val="0"/>
      <w:marRight w:val="0"/>
      <w:marTop w:val="0"/>
      <w:marBottom w:val="0"/>
      <w:divBdr>
        <w:top w:val="none" w:sz="0" w:space="0" w:color="auto"/>
        <w:left w:val="none" w:sz="0" w:space="0" w:color="auto"/>
        <w:bottom w:val="none" w:sz="0" w:space="0" w:color="auto"/>
        <w:right w:val="none" w:sz="0" w:space="0" w:color="auto"/>
      </w:divBdr>
    </w:div>
    <w:div w:id="860313479">
      <w:bodyDiv w:val="1"/>
      <w:marLeft w:val="0"/>
      <w:marRight w:val="0"/>
      <w:marTop w:val="0"/>
      <w:marBottom w:val="0"/>
      <w:divBdr>
        <w:top w:val="none" w:sz="0" w:space="0" w:color="auto"/>
        <w:left w:val="none" w:sz="0" w:space="0" w:color="auto"/>
        <w:bottom w:val="none" w:sz="0" w:space="0" w:color="auto"/>
        <w:right w:val="none" w:sz="0" w:space="0" w:color="auto"/>
      </w:divBdr>
    </w:div>
    <w:div w:id="878249365">
      <w:bodyDiv w:val="1"/>
      <w:marLeft w:val="0"/>
      <w:marRight w:val="0"/>
      <w:marTop w:val="0"/>
      <w:marBottom w:val="0"/>
      <w:divBdr>
        <w:top w:val="none" w:sz="0" w:space="0" w:color="auto"/>
        <w:left w:val="none" w:sz="0" w:space="0" w:color="auto"/>
        <w:bottom w:val="none" w:sz="0" w:space="0" w:color="auto"/>
        <w:right w:val="none" w:sz="0" w:space="0" w:color="auto"/>
      </w:divBdr>
    </w:div>
    <w:div w:id="880552201">
      <w:bodyDiv w:val="1"/>
      <w:marLeft w:val="0"/>
      <w:marRight w:val="0"/>
      <w:marTop w:val="0"/>
      <w:marBottom w:val="0"/>
      <w:divBdr>
        <w:top w:val="none" w:sz="0" w:space="0" w:color="auto"/>
        <w:left w:val="none" w:sz="0" w:space="0" w:color="auto"/>
        <w:bottom w:val="none" w:sz="0" w:space="0" w:color="auto"/>
        <w:right w:val="none" w:sz="0" w:space="0" w:color="auto"/>
      </w:divBdr>
    </w:div>
    <w:div w:id="883099500">
      <w:bodyDiv w:val="1"/>
      <w:marLeft w:val="0"/>
      <w:marRight w:val="0"/>
      <w:marTop w:val="0"/>
      <w:marBottom w:val="0"/>
      <w:divBdr>
        <w:top w:val="none" w:sz="0" w:space="0" w:color="auto"/>
        <w:left w:val="none" w:sz="0" w:space="0" w:color="auto"/>
        <w:bottom w:val="none" w:sz="0" w:space="0" w:color="auto"/>
        <w:right w:val="none" w:sz="0" w:space="0" w:color="auto"/>
      </w:divBdr>
    </w:div>
    <w:div w:id="890731712">
      <w:bodyDiv w:val="1"/>
      <w:marLeft w:val="0"/>
      <w:marRight w:val="0"/>
      <w:marTop w:val="0"/>
      <w:marBottom w:val="0"/>
      <w:divBdr>
        <w:top w:val="none" w:sz="0" w:space="0" w:color="auto"/>
        <w:left w:val="none" w:sz="0" w:space="0" w:color="auto"/>
        <w:bottom w:val="none" w:sz="0" w:space="0" w:color="auto"/>
        <w:right w:val="none" w:sz="0" w:space="0" w:color="auto"/>
      </w:divBdr>
    </w:div>
    <w:div w:id="904993732">
      <w:bodyDiv w:val="1"/>
      <w:marLeft w:val="0"/>
      <w:marRight w:val="0"/>
      <w:marTop w:val="0"/>
      <w:marBottom w:val="0"/>
      <w:divBdr>
        <w:top w:val="none" w:sz="0" w:space="0" w:color="auto"/>
        <w:left w:val="none" w:sz="0" w:space="0" w:color="auto"/>
        <w:bottom w:val="none" w:sz="0" w:space="0" w:color="auto"/>
        <w:right w:val="none" w:sz="0" w:space="0" w:color="auto"/>
      </w:divBdr>
    </w:div>
    <w:div w:id="919827019">
      <w:bodyDiv w:val="1"/>
      <w:marLeft w:val="0"/>
      <w:marRight w:val="0"/>
      <w:marTop w:val="0"/>
      <w:marBottom w:val="0"/>
      <w:divBdr>
        <w:top w:val="none" w:sz="0" w:space="0" w:color="auto"/>
        <w:left w:val="none" w:sz="0" w:space="0" w:color="auto"/>
        <w:bottom w:val="none" w:sz="0" w:space="0" w:color="auto"/>
        <w:right w:val="none" w:sz="0" w:space="0" w:color="auto"/>
      </w:divBdr>
    </w:div>
    <w:div w:id="952060177">
      <w:bodyDiv w:val="1"/>
      <w:marLeft w:val="0"/>
      <w:marRight w:val="0"/>
      <w:marTop w:val="0"/>
      <w:marBottom w:val="0"/>
      <w:divBdr>
        <w:top w:val="none" w:sz="0" w:space="0" w:color="auto"/>
        <w:left w:val="none" w:sz="0" w:space="0" w:color="auto"/>
        <w:bottom w:val="none" w:sz="0" w:space="0" w:color="auto"/>
        <w:right w:val="none" w:sz="0" w:space="0" w:color="auto"/>
      </w:divBdr>
    </w:div>
    <w:div w:id="968437757">
      <w:bodyDiv w:val="1"/>
      <w:marLeft w:val="0"/>
      <w:marRight w:val="0"/>
      <w:marTop w:val="0"/>
      <w:marBottom w:val="0"/>
      <w:divBdr>
        <w:top w:val="none" w:sz="0" w:space="0" w:color="auto"/>
        <w:left w:val="none" w:sz="0" w:space="0" w:color="auto"/>
        <w:bottom w:val="none" w:sz="0" w:space="0" w:color="auto"/>
        <w:right w:val="none" w:sz="0" w:space="0" w:color="auto"/>
      </w:divBdr>
    </w:div>
    <w:div w:id="972710169">
      <w:bodyDiv w:val="1"/>
      <w:marLeft w:val="0"/>
      <w:marRight w:val="0"/>
      <w:marTop w:val="0"/>
      <w:marBottom w:val="0"/>
      <w:divBdr>
        <w:top w:val="none" w:sz="0" w:space="0" w:color="auto"/>
        <w:left w:val="none" w:sz="0" w:space="0" w:color="auto"/>
        <w:bottom w:val="none" w:sz="0" w:space="0" w:color="auto"/>
        <w:right w:val="none" w:sz="0" w:space="0" w:color="auto"/>
      </w:divBdr>
    </w:div>
    <w:div w:id="986008139">
      <w:bodyDiv w:val="1"/>
      <w:marLeft w:val="0"/>
      <w:marRight w:val="0"/>
      <w:marTop w:val="0"/>
      <w:marBottom w:val="0"/>
      <w:divBdr>
        <w:top w:val="none" w:sz="0" w:space="0" w:color="auto"/>
        <w:left w:val="none" w:sz="0" w:space="0" w:color="auto"/>
        <w:bottom w:val="none" w:sz="0" w:space="0" w:color="auto"/>
        <w:right w:val="none" w:sz="0" w:space="0" w:color="auto"/>
      </w:divBdr>
    </w:div>
    <w:div w:id="1012806231">
      <w:bodyDiv w:val="1"/>
      <w:marLeft w:val="0"/>
      <w:marRight w:val="0"/>
      <w:marTop w:val="0"/>
      <w:marBottom w:val="0"/>
      <w:divBdr>
        <w:top w:val="none" w:sz="0" w:space="0" w:color="auto"/>
        <w:left w:val="none" w:sz="0" w:space="0" w:color="auto"/>
        <w:bottom w:val="none" w:sz="0" w:space="0" w:color="auto"/>
        <w:right w:val="none" w:sz="0" w:space="0" w:color="auto"/>
      </w:divBdr>
    </w:div>
    <w:div w:id="1030109326">
      <w:bodyDiv w:val="1"/>
      <w:marLeft w:val="0"/>
      <w:marRight w:val="0"/>
      <w:marTop w:val="0"/>
      <w:marBottom w:val="0"/>
      <w:divBdr>
        <w:top w:val="none" w:sz="0" w:space="0" w:color="auto"/>
        <w:left w:val="none" w:sz="0" w:space="0" w:color="auto"/>
        <w:bottom w:val="none" w:sz="0" w:space="0" w:color="auto"/>
        <w:right w:val="none" w:sz="0" w:space="0" w:color="auto"/>
      </w:divBdr>
    </w:div>
    <w:div w:id="1043795365">
      <w:bodyDiv w:val="1"/>
      <w:marLeft w:val="0"/>
      <w:marRight w:val="0"/>
      <w:marTop w:val="0"/>
      <w:marBottom w:val="0"/>
      <w:divBdr>
        <w:top w:val="none" w:sz="0" w:space="0" w:color="auto"/>
        <w:left w:val="none" w:sz="0" w:space="0" w:color="auto"/>
        <w:bottom w:val="none" w:sz="0" w:space="0" w:color="auto"/>
        <w:right w:val="none" w:sz="0" w:space="0" w:color="auto"/>
      </w:divBdr>
    </w:div>
    <w:div w:id="1065839468">
      <w:bodyDiv w:val="1"/>
      <w:marLeft w:val="0"/>
      <w:marRight w:val="0"/>
      <w:marTop w:val="0"/>
      <w:marBottom w:val="0"/>
      <w:divBdr>
        <w:top w:val="none" w:sz="0" w:space="0" w:color="auto"/>
        <w:left w:val="none" w:sz="0" w:space="0" w:color="auto"/>
        <w:bottom w:val="none" w:sz="0" w:space="0" w:color="auto"/>
        <w:right w:val="none" w:sz="0" w:space="0" w:color="auto"/>
      </w:divBdr>
    </w:div>
    <w:div w:id="1070735014">
      <w:bodyDiv w:val="1"/>
      <w:marLeft w:val="0"/>
      <w:marRight w:val="0"/>
      <w:marTop w:val="0"/>
      <w:marBottom w:val="0"/>
      <w:divBdr>
        <w:top w:val="none" w:sz="0" w:space="0" w:color="auto"/>
        <w:left w:val="none" w:sz="0" w:space="0" w:color="auto"/>
        <w:bottom w:val="none" w:sz="0" w:space="0" w:color="auto"/>
        <w:right w:val="none" w:sz="0" w:space="0" w:color="auto"/>
      </w:divBdr>
    </w:div>
    <w:div w:id="1100376993">
      <w:bodyDiv w:val="1"/>
      <w:marLeft w:val="0"/>
      <w:marRight w:val="0"/>
      <w:marTop w:val="0"/>
      <w:marBottom w:val="0"/>
      <w:divBdr>
        <w:top w:val="none" w:sz="0" w:space="0" w:color="auto"/>
        <w:left w:val="none" w:sz="0" w:space="0" w:color="auto"/>
        <w:bottom w:val="none" w:sz="0" w:space="0" w:color="auto"/>
        <w:right w:val="none" w:sz="0" w:space="0" w:color="auto"/>
      </w:divBdr>
    </w:div>
    <w:div w:id="1113015053">
      <w:bodyDiv w:val="1"/>
      <w:marLeft w:val="0"/>
      <w:marRight w:val="0"/>
      <w:marTop w:val="0"/>
      <w:marBottom w:val="0"/>
      <w:divBdr>
        <w:top w:val="none" w:sz="0" w:space="0" w:color="auto"/>
        <w:left w:val="none" w:sz="0" w:space="0" w:color="auto"/>
        <w:bottom w:val="none" w:sz="0" w:space="0" w:color="auto"/>
        <w:right w:val="none" w:sz="0" w:space="0" w:color="auto"/>
      </w:divBdr>
    </w:div>
    <w:div w:id="1120149328">
      <w:bodyDiv w:val="1"/>
      <w:marLeft w:val="0"/>
      <w:marRight w:val="0"/>
      <w:marTop w:val="0"/>
      <w:marBottom w:val="0"/>
      <w:divBdr>
        <w:top w:val="none" w:sz="0" w:space="0" w:color="auto"/>
        <w:left w:val="none" w:sz="0" w:space="0" w:color="auto"/>
        <w:bottom w:val="none" w:sz="0" w:space="0" w:color="auto"/>
        <w:right w:val="none" w:sz="0" w:space="0" w:color="auto"/>
      </w:divBdr>
    </w:div>
    <w:div w:id="1122964614">
      <w:bodyDiv w:val="1"/>
      <w:marLeft w:val="0"/>
      <w:marRight w:val="0"/>
      <w:marTop w:val="0"/>
      <w:marBottom w:val="0"/>
      <w:divBdr>
        <w:top w:val="none" w:sz="0" w:space="0" w:color="auto"/>
        <w:left w:val="none" w:sz="0" w:space="0" w:color="auto"/>
        <w:bottom w:val="none" w:sz="0" w:space="0" w:color="auto"/>
        <w:right w:val="none" w:sz="0" w:space="0" w:color="auto"/>
      </w:divBdr>
    </w:div>
    <w:div w:id="1130824758">
      <w:bodyDiv w:val="1"/>
      <w:marLeft w:val="0"/>
      <w:marRight w:val="0"/>
      <w:marTop w:val="0"/>
      <w:marBottom w:val="0"/>
      <w:divBdr>
        <w:top w:val="none" w:sz="0" w:space="0" w:color="auto"/>
        <w:left w:val="none" w:sz="0" w:space="0" w:color="auto"/>
        <w:bottom w:val="none" w:sz="0" w:space="0" w:color="auto"/>
        <w:right w:val="none" w:sz="0" w:space="0" w:color="auto"/>
      </w:divBdr>
    </w:div>
    <w:div w:id="1130974127">
      <w:bodyDiv w:val="1"/>
      <w:marLeft w:val="0"/>
      <w:marRight w:val="0"/>
      <w:marTop w:val="0"/>
      <w:marBottom w:val="0"/>
      <w:divBdr>
        <w:top w:val="none" w:sz="0" w:space="0" w:color="auto"/>
        <w:left w:val="none" w:sz="0" w:space="0" w:color="auto"/>
        <w:bottom w:val="none" w:sz="0" w:space="0" w:color="auto"/>
        <w:right w:val="none" w:sz="0" w:space="0" w:color="auto"/>
      </w:divBdr>
    </w:div>
    <w:div w:id="1139303464">
      <w:bodyDiv w:val="1"/>
      <w:marLeft w:val="0"/>
      <w:marRight w:val="0"/>
      <w:marTop w:val="0"/>
      <w:marBottom w:val="0"/>
      <w:divBdr>
        <w:top w:val="none" w:sz="0" w:space="0" w:color="auto"/>
        <w:left w:val="none" w:sz="0" w:space="0" w:color="auto"/>
        <w:bottom w:val="none" w:sz="0" w:space="0" w:color="auto"/>
        <w:right w:val="none" w:sz="0" w:space="0" w:color="auto"/>
      </w:divBdr>
    </w:div>
    <w:div w:id="1143355503">
      <w:bodyDiv w:val="1"/>
      <w:marLeft w:val="0"/>
      <w:marRight w:val="0"/>
      <w:marTop w:val="0"/>
      <w:marBottom w:val="0"/>
      <w:divBdr>
        <w:top w:val="none" w:sz="0" w:space="0" w:color="auto"/>
        <w:left w:val="none" w:sz="0" w:space="0" w:color="auto"/>
        <w:bottom w:val="none" w:sz="0" w:space="0" w:color="auto"/>
        <w:right w:val="none" w:sz="0" w:space="0" w:color="auto"/>
      </w:divBdr>
    </w:div>
    <w:div w:id="1175996395">
      <w:bodyDiv w:val="1"/>
      <w:marLeft w:val="0"/>
      <w:marRight w:val="0"/>
      <w:marTop w:val="0"/>
      <w:marBottom w:val="0"/>
      <w:divBdr>
        <w:top w:val="none" w:sz="0" w:space="0" w:color="auto"/>
        <w:left w:val="none" w:sz="0" w:space="0" w:color="auto"/>
        <w:bottom w:val="none" w:sz="0" w:space="0" w:color="auto"/>
        <w:right w:val="none" w:sz="0" w:space="0" w:color="auto"/>
      </w:divBdr>
    </w:div>
    <w:div w:id="1193498590">
      <w:bodyDiv w:val="1"/>
      <w:marLeft w:val="0"/>
      <w:marRight w:val="0"/>
      <w:marTop w:val="0"/>
      <w:marBottom w:val="0"/>
      <w:divBdr>
        <w:top w:val="none" w:sz="0" w:space="0" w:color="auto"/>
        <w:left w:val="none" w:sz="0" w:space="0" w:color="auto"/>
        <w:bottom w:val="none" w:sz="0" w:space="0" w:color="auto"/>
        <w:right w:val="none" w:sz="0" w:space="0" w:color="auto"/>
      </w:divBdr>
    </w:div>
    <w:div w:id="1208489246">
      <w:bodyDiv w:val="1"/>
      <w:marLeft w:val="0"/>
      <w:marRight w:val="0"/>
      <w:marTop w:val="0"/>
      <w:marBottom w:val="0"/>
      <w:divBdr>
        <w:top w:val="none" w:sz="0" w:space="0" w:color="auto"/>
        <w:left w:val="none" w:sz="0" w:space="0" w:color="auto"/>
        <w:bottom w:val="none" w:sz="0" w:space="0" w:color="auto"/>
        <w:right w:val="none" w:sz="0" w:space="0" w:color="auto"/>
      </w:divBdr>
    </w:div>
    <w:div w:id="1240675534">
      <w:bodyDiv w:val="1"/>
      <w:marLeft w:val="0"/>
      <w:marRight w:val="0"/>
      <w:marTop w:val="0"/>
      <w:marBottom w:val="0"/>
      <w:divBdr>
        <w:top w:val="none" w:sz="0" w:space="0" w:color="auto"/>
        <w:left w:val="none" w:sz="0" w:space="0" w:color="auto"/>
        <w:bottom w:val="none" w:sz="0" w:space="0" w:color="auto"/>
        <w:right w:val="none" w:sz="0" w:space="0" w:color="auto"/>
      </w:divBdr>
    </w:div>
    <w:div w:id="1255479686">
      <w:bodyDiv w:val="1"/>
      <w:marLeft w:val="0"/>
      <w:marRight w:val="0"/>
      <w:marTop w:val="0"/>
      <w:marBottom w:val="0"/>
      <w:divBdr>
        <w:top w:val="none" w:sz="0" w:space="0" w:color="auto"/>
        <w:left w:val="none" w:sz="0" w:space="0" w:color="auto"/>
        <w:bottom w:val="none" w:sz="0" w:space="0" w:color="auto"/>
        <w:right w:val="none" w:sz="0" w:space="0" w:color="auto"/>
      </w:divBdr>
    </w:div>
    <w:div w:id="1256789381">
      <w:bodyDiv w:val="1"/>
      <w:marLeft w:val="0"/>
      <w:marRight w:val="0"/>
      <w:marTop w:val="0"/>
      <w:marBottom w:val="0"/>
      <w:divBdr>
        <w:top w:val="none" w:sz="0" w:space="0" w:color="auto"/>
        <w:left w:val="none" w:sz="0" w:space="0" w:color="auto"/>
        <w:bottom w:val="none" w:sz="0" w:space="0" w:color="auto"/>
        <w:right w:val="none" w:sz="0" w:space="0" w:color="auto"/>
      </w:divBdr>
    </w:div>
    <w:div w:id="1281642567">
      <w:bodyDiv w:val="1"/>
      <w:marLeft w:val="0"/>
      <w:marRight w:val="0"/>
      <w:marTop w:val="0"/>
      <w:marBottom w:val="0"/>
      <w:divBdr>
        <w:top w:val="none" w:sz="0" w:space="0" w:color="auto"/>
        <w:left w:val="none" w:sz="0" w:space="0" w:color="auto"/>
        <w:bottom w:val="none" w:sz="0" w:space="0" w:color="auto"/>
        <w:right w:val="none" w:sz="0" w:space="0" w:color="auto"/>
      </w:divBdr>
    </w:div>
    <w:div w:id="1294217954">
      <w:bodyDiv w:val="1"/>
      <w:marLeft w:val="0"/>
      <w:marRight w:val="0"/>
      <w:marTop w:val="0"/>
      <w:marBottom w:val="0"/>
      <w:divBdr>
        <w:top w:val="none" w:sz="0" w:space="0" w:color="auto"/>
        <w:left w:val="none" w:sz="0" w:space="0" w:color="auto"/>
        <w:bottom w:val="none" w:sz="0" w:space="0" w:color="auto"/>
        <w:right w:val="none" w:sz="0" w:space="0" w:color="auto"/>
      </w:divBdr>
    </w:div>
    <w:div w:id="1295795413">
      <w:bodyDiv w:val="1"/>
      <w:marLeft w:val="0"/>
      <w:marRight w:val="0"/>
      <w:marTop w:val="0"/>
      <w:marBottom w:val="0"/>
      <w:divBdr>
        <w:top w:val="none" w:sz="0" w:space="0" w:color="auto"/>
        <w:left w:val="none" w:sz="0" w:space="0" w:color="auto"/>
        <w:bottom w:val="none" w:sz="0" w:space="0" w:color="auto"/>
        <w:right w:val="none" w:sz="0" w:space="0" w:color="auto"/>
      </w:divBdr>
    </w:div>
    <w:div w:id="1296987420">
      <w:bodyDiv w:val="1"/>
      <w:marLeft w:val="0"/>
      <w:marRight w:val="0"/>
      <w:marTop w:val="0"/>
      <w:marBottom w:val="0"/>
      <w:divBdr>
        <w:top w:val="none" w:sz="0" w:space="0" w:color="auto"/>
        <w:left w:val="none" w:sz="0" w:space="0" w:color="auto"/>
        <w:bottom w:val="none" w:sz="0" w:space="0" w:color="auto"/>
        <w:right w:val="none" w:sz="0" w:space="0" w:color="auto"/>
      </w:divBdr>
    </w:div>
    <w:div w:id="1305889995">
      <w:bodyDiv w:val="1"/>
      <w:marLeft w:val="0"/>
      <w:marRight w:val="0"/>
      <w:marTop w:val="0"/>
      <w:marBottom w:val="0"/>
      <w:divBdr>
        <w:top w:val="none" w:sz="0" w:space="0" w:color="auto"/>
        <w:left w:val="none" w:sz="0" w:space="0" w:color="auto"/>
        <w:bottom w:val="none" w:sz="0" w:space="0" w:color="auto"/>
        <w:right w:val="none" w:sz="0" w:space="0" w:color="auto"/>
      </w:divBdr>
    </w:div>
    <w:div w:id="1312253407">
      <w:bodyDiv w:val="1"/>
      <w:marLeft w:val="0"/>
      <w:marRight w:val="0"/>
      <w:marTop w:val="0"/>
      <w:marBottom w:val="0"/>
      <w:divBdr>
        <w:top w:val="none" w:sz="0" w:space="0" w:color="auto"/>
        <w:left w:val="none" w:sz="0" w:space="0" w:color="auto"/>
        <w:bottom w:val="none" w:sz="0" w:space="0" w:color="auto"/>
        <w:right w:val="none" w:sz="0" w:space="0" w:color="auto"/>
      </w:divBdr>
    </w:div>
    <w:div w:id="1333069522">
      <w:bodyDiv w:val="1"/>
      <w:marLeft w:val="0"/>
      <w:marRight w:val="0"/>
      <w:marTop w:val="0"/>
      <w:marBottom w:val="0"/>
      <w:divBdr>
        <w:top w:val="none" w:sz="0" w:space="0" w:color="auto"/>
        <w:left w:val="none" w:sz="0" w:space="0" w:color="auto"/>
        <w:bottom w:val="none" w:sz="0" w:space="0" w:color="auto"/>
        <w:right w:val="none" w:sz="0" w:space="0" w:color="auto"/>
      </w:divBdr>
    </w:div>
    <w:div w:id="1396508042">
      <w:bodyDiv w:val="1"/>
      <w:marLeft w:val="0"/>
      <w:marRight w:val="0"/>
      <w:marTop w:val="0"/>
      <w:marBottom w:val="0"/>
      <w:divBdr>
        <w:top w:val="none" w:sz="0" w:space="0" w:color="auto"/>
        <w:left w:val="none" w:sz="0" w:space="0" w:color="auto"/>
        <w:bottom w:val="none" w:sz="0" w:space="0" w:color="auto"/>
        <w:right w:val="none" w:sz="0" w:space="0" w:color="auto"/>
      </w:divBdr>
    </w:div>
    <w:div w:id="1409494552">
      <w:bodyDiv w:val="1"/>
      <w:marLeft w:val="0"/>
      <w:marRight w:val="0"/>
      <w:marTop w:val="0"/>
      <w:marBottom w:val="0"/>
      <w:divBdr>
        <w:top w:val="none" w:sz="0" w:space="0" w:color="auto"/>
        <w:left w:val="none" w:sz="0" w:space="0" w:color="auto"/>
        <w:bottom w:val="none" w:sz="0" w:space="0" w:color="auto"/>
        <w:right w:val="none" w:sz="0" w:space="0" w:color="auto"/>
      </w:divBdr>
    </w:div>
    <w:div w:id="1418673001">
      <w:bodyDiv w:val="1"/>
      <w:marLeft w:val="0"/>
      <w:marRight w:val="0"/>
      <w:marTop w:val="0"/>
      <w:marBottom w:val="0"/>
      <w:divBdr>
        <w:top w:val="none" w:sz="0" w:space="0" w:color="auto"/>
        <w:left w:val="none" w:sz="0" w:space="0" w:color="auto"/>
        <w:bottom w:val="none" w:sz="0" w:space="0" w:color="auto"/>
        <w:right w:val="none" w:sz="0" w:space="0" w:color="auto"/>
      </w:divBdr>
    </w:div>
    <w:div w:id="1445883500">
      <w:bodyDiv w:val="1"/>
      <w:marLeft w:val="0"/>
      <w:marRight w:val="0"/>
      <w:marTop w:val="0"/>
      <w:marBottom w:val="0"/>
      <w:divBdr>
        <w:top w:val="none" w:sz="0" w:space="0" w:color="auto"/>
        <w:left w:val="none" w:sz="0" w:space="0" w:color="auto"/>
        <w:bottom w:val="none" w:sz="0" w:space="0" w:color="auto"/>
        <w:right w:val="none" w:sz="0" w:space="0" w:color="auto"/>
      </w:divBdr>
    </w:div>
    <w:div w:id="1453748900">
      <w:bodyDiv w:val="1"/>
      <w:marLeft w:val="0"/>
      <w:marRight w:val="0"/>
      <w:marTop w:val="0"/>
      <w:marBottom w:val="0"/>
      <w:divBdr>
        <w:top w:val="none" w:sz="0" w:space="0" w:color="auto"/>
        <w:left w:val="none" w:sz="0" w:space="0" w:color="auto"/>
        <w:bottom w:val="none" w:sz="0" w:space="0" w:color="auto"/>
        <w:right w:val="none" w:sz="0" w:space="0" w:color="auto"/>
      </w:divBdr>
    </w:div>
    <w:div w:id="1504514998">
      <w:bodyDiv w:val="1"/>
      <w:marLeft w:val="0"/>
      <w:marRight w:val="0"/>
      <w:marTop w:val="0"/>
      <w:marBottom w:val="0"/>
      <w:divBdr>
        <w:top w:val="none" w:sz="0" w:space="0" w:color="auto"/>
        <w:left w:val="none" w:sz="0" w:space="0" w:color="auto"/>
        <w:bottom w:val="none" w:sz="0" w:space="0" w:color="auto"/>
        <w:right w:val="none" w:sz="0" w:space="0" w:color="auto"/>
      </w:divBdr>
    </w:div>
    <w:div w:id="1520585843">
      <w:bodyDiv w:val="1"/>
      <w:marLeft w:val="0"/>
      <w:marRight w:val="0"/>
      <w:marTop w:val="0"/>
      <w:marBottom w:val="0"/>
      <w:divBdr>
        <w:top w:val="none" w:sz="0" w:space="0" w:color="auto"/>
        <w:left w:val="none" w:sz="0" w:space="0" w:color="auto"/>
        <w:bottom w:val="none" w:sz="0" w:space="0" w:color="auto"/>
        <w:right w:val="none" w:sz="0" w:space="0" w:color="auto"/>
      </w:divBdr>
    </w:div>
    <w:div w:id="1523591518">
      <w:bodyDiv w:val="1"/>
      <w:marLeft w:val="0"/>
      <w:marRight w:val="0"/>
      <w:marTop w:val="0"/>
      <w:marBottom w:val="0"/>
      <w:divBdr>
        <w:top w:val="none" w:sz="0" w:space="0" w:color="auto"/>
        <w:left w:val="none" w:sz="0" w:space="0" w:color="auto"/>
        <w:bottom w:val="none" w:sz="0" w:space="0" w:color="auto"/>
        <w:right w:val="none" w:sz="0" w:space="0" w:color="auto"/>
      </w:divBdr>
    </w:div>
    <w:div w:id="1572232103">
      <w:bodyDiv w:val="1"/>
      <w:marLeft w:val="0"/>
      <w:marRight w:val="0"/>
      <w:marTop w:val="0"/>
      <w:marBottom w:val="0"/>
      <w:divBdr>
        <w:top w:val="none" w:sz="0" w:space="0" w:color="auto"/>
        <w:left w:val="none" w:sz="0" w:space="0" w:color="auto"/>
        <w:bottom w:val="none" w:sz="0" w:space="0" w:color="auto"/>
        <w:right w:val="none" w:sz="0" w:space="0" w:color="auto"/>
      </w:divBdr>
    </w:div>
    <w:div w:id="1592007494">
      <w:bodyDiv w:val="1"/>
      <w:marLeft w:val="0"/>
      <w:marRight w:val="0"/>
      <w:marTop w:val="0"/>
      <w:marBottom w:val="0"/>
      <w:divBdr>
        <w:top w:val="none" w:sz="0" w:space="0" w:color="auto"/>
        <w:left w:val="none" w:sz="0" w:space="0" w:color="auto"/>
        <w:bottom w:val="none" w:sz="0" w:space="0" w:color="auto"/>
        <w:right w:val="none" w:sz="0" w:space="0" w:color="auto"/>
      </w:divBdr>
    </w:div>
    <w:div w:id="1594708035">
      <w:bodyDiv w:val="1"/>
      <w:marLeft w:val="0"/>
      <w:marRight w:val="0"/>
      <w:marTop w:val="0"/>
      <w:marBottom w:val="0"/>
      <w:divBdr>
        <w:top w:val="none" w:sz="0" w:space="0" w:color="auto"/>
        <w:left w:val="none" w:sz="0" w:space="0" w:color="auto"/>
        <w:bottom w:val="none" w:sz="0" w:space="0" w:color="auto"/>
        <w:right w:val="none" w:sz="0" w:space="0" w:color="auto"/>
      </w:divBdr>
    </w:div>
    <w:div w:id="1597472311">
      <w:bodyDiv w:val="1"/>
      <w:marLeft w:val="0"/>
      <w:marRight w:val="0"/>
      <w:marTop w:val="0"/>
      <w:marBottom w:val="0"/>
      <w:divBdr>
        <w:top w:val="none" w:sz="0" w:space="0" w:color="auto"/>
        <w:left w:val="none" w:sz="0" w:space="0" w:color="auto"/>
        <w:bottom w:val="none" w:sz="0" w:space="0" w:color="auto"/>
        <w:right w:val="none" w:sz="0" w:space="0" w:color="auto"/>
      </w:divBdr>
    </w:div>
    <w:div w:id="1619023795">
      <w:bodyDiv w:val="1"/>
      <w:marLeft w:val="0"/>
      <w:marRight w:val="0"/>
      <w:marTop w:val="0"/>
      <w:marBottom w:val="0"/>
      <w:divBdr>
        <w:top w:val="none" w:sz="0" w:space="0" w:color="auto"/>
        <w:left w:val="none" w:sz="0" w:space="0" w:color="auto"/>
        <w:bottom w:val="none" w:sz="0" w:space="0" w:color="auto"/>
        <w:right w:val="none" w:sz="0" w:space="0" w:color="auto"/>
      </w:divBdr>
    </w:div>
    <w:div w:id="1619215462">
      <w:bodyDiv w:val="1"/>
      <w:marLeft w:val="0"/>
      <w:marRight w:val="0"/>
      <w:marTop w:val="0"/>
      <w:marBottom w:val="0"/>
      <w:divBdr>
        <w:top w:val="none" w:sz="0" w:space="0" w:color="auto"/>
        <w:left w:val="none" w:sz="0" w:space="0" w:color="auto"/>
        <w:bottom w:val="none" w:sz="0" w:space="0" w:color="auto"/>
        <w:right w:val="none" w:sz="0" w:space="0" w:color="auto"/>
      </w:divBdr>
    </w:div>
    <w:div w:id="1628003870">
      <w:bodyDiv w:val="1"/>
      <w:marLeft w:val="0"/>
      <w:marRight w:val="0"/>
      <w:marTop w:val="0"/>
      <w:marBottom w:val="0"/>
      <w:divBdr>
        <w:top w:val="none" w:sz="0" w:space="0" w:color="auto"/>
        <w:left w:val="none" w:sz="0" w:space="0" w:color="auto"/>
        <w:bottom w:val="none" w:sz="0" w:space="0" w:color="auto"/>
        <w:right w:val="none" w:sz="0" w:space="0" w:color="auto"/>
      </w:divBdr>
    </w:div>
    <w:div w:id="1633369657">
      <w:bodyDiv w:val="1"/>
      <w:marLeft w:val="0"/>
      <w:marRight w:val="0"/>
      <w:marTop w:val="0"/>
      <w:marBottom w:val="0"/>
      <w:divBdr>
        <w:top w:val="none" w:sz="0" w:space="0" w:color="auto"/>
        <w:left w:val="none" w:sz="0" w:space="0" w:color="auto"/>
        <w:bottom w:val="none" w:sz="0" w:space="0" w:color="auto"/>
        <w:right w:val="none" w:sz="0" w:space="0" w:color="auto"/>
      </w:divBdr>
    </w:div>
    <w:div w:id="1714765107">
      <w:bodyDiv w:val="1"/>
      <w:marLeft w:val="0"/>
      <w:marRight w:val="0"/>
      <w:marTop w:val="0"/>
      <w:marBottom w:val="0"/>
      <w:divBdr>
        <w:top w:val="none" w:sz="0" w:space="0" w:color="auto"/>
        <w:left w:val="none" w:sz="0" w:space="0" w:color="auto"/>
        <w:bottom w:val="none" w:sz="0" w:space="0" w:color="auto"/>
        <w:right w:val="none" w:sz="0" w:space="0" w:color="auto"/>
      </w:divBdr>
    </w:div>
    <w:div w:id="1717007947">
      <w:bodyDiv w:val="1"/>
      <w:marLeft w:val="0"/>
      <w:marRight w:val="0"/>
      <w:marTop w:val="0"/>
      <w:marBottom w:val="0"/>
      <w:divBdr>
        <w:top w:val="none" w:sz="0" w:space="0" w:color="auto"/>
        <w:left w:val="none" w:sz="0" w:space="0" w:color="auto"/>
        <w:bottom w:val="none" w:sz="0" w:space="0" w:color="auto"/>
        <w:right w:val="none" w:sz="0" w:space="0" w:color="auto"/>
      </w:divBdr>
    </w:div>
    <w:div w:id="1718820177">
      <w:bodyDiv w:val="1"/>
      <w:marLeft w:val="0"/>
      <w:marRight w:val="0"/>
      <w:marTop w:val="0"/>
      <w:marBottom w:val="0"/>
      <w:divBdr>
        <w:top w:val="none" w:sz="0" w:space="0" w:color="auto"/>
        <w:left w:val="none" w:sz="0" w:space="0" w:color="auto"/>
        <w:bottom w:val="none" w:sz="0" w:space="0" w:color="auto"/>
        <w:right w:val="none" w:sz="0" w:space="0" w:color="auto"/>
      </w:divBdr>
    </w:div>
    <w:div w:id="1719550760">
      <w:bodyDiv w:val="1"/>
      <w:marLeft w:val="0"/>
      <w:marRight w:val="0"/>
      <w:marTop w:val="0"/>
      <w:marBottom w:val="0"/>
      <w:divBdr>
        <w:top w:val="none" w:sz="0" w:space="0" w:color="auto"/>
        <w:left w:val="none" w:sz="0" w:space="0" w:color="auto"/>
        <w:bottom w:val="none" w:sz="0" w:space="0" w:color="auto"/>
        <w:right w:val="none" w:sz="0" w:space="0" w:color="auto"/>
      </w:divBdr>
    </w:div>
    <w:div w:id="1730110605">
      <w:bodyDiv w:val="1"/>
      <w:marLeft w:val="0"/>
      <w:marRight w:val="0"/>
      <w:marTop w:val="0"/>
      <w:marBottom w:val="0"/>
      <w:divBdr>
        <w:top w:val="none" w:sz="0" w:space="0" w:color="auto"/>
        <w:left w:val="none" w:sz="0" w:space="0" w:color="auto"/>
        <w:bottom w:val="none" w:sz="0" w:space="0" w:color="auto"/>
        <w:right w:val="none" w:sz="0" w:space="0" w:color="auto"/>
      </w:divBdr>
    </w:div>
    <w:div w:id="1739086979">
      <w:bodyDiv w:val="1"/>
      <w:marLeft w:val="0"/>
      <w:marRight w:val="0"/>
      <w:marTop w:val="0"/>
      <w:marBottom w:val="0"/>
      <w:divBdr>
        <w:top w:val="none" w:sz="0" w:space="0" w:color="auto"/>
        <w:left w:val="none" w:sz="0" w:space="0" w:color="auto"/>
        <w:bottom w:val="none" w:sz="0" w:space="0" w:color="auto"/>
        <w:right w:val="none" w:sz="0" w:space="0" w:color="auto"/>
      </w:divBdr>
    </w:div>
    <w:div w:id="1753971926">
      <w:bodyDiv w:val="1"/>
      <w:marLeft w:val="0"/>
      <w:marRight w:val="0"/>
      <w:marTop w:val="0"/>
      <w:marBottom w:val="0"/>
      <w:divBdr>
        <w:top w:val="none" w:sz="0" w:space="0" w:color="auto"/>
        <w:left w:val="none" w:sz="0" w:space="0" w:color="auto"/>
        <w:bottom w:val="none" w:sz="0" w:space="0" w:color="auto"/>
        <w:right w:val="none" w:sz="0" w:space="0" w:color="auto"/>
      </w:divBdr>
    </w:div>
    <w:div w:id="1764104098">
      <w:bodyDiv w:val="1"/>
      <w:marLeft w:val="0"/>
      <w:marRight w:val="0"/>
      <w:marTop w:val="0"/>
      <w:marBottom w:val="0"/>
      <w:divBdr>
        <w:top w:val="none" w:sz="0" w:space="0" w:color="auto"/>
        <w:left w:val="none" w:sz="0" w:space="0" w:color="auto"/>
        <w:bottom w:val="none" w:sz="0" w:space="0" w:color="auto"/>
        <w:right w:val="none" w:sz="0" w:space="0" w:color="auto"/>
      </w:divBdr>
    </w:div>
    <w:div w:id="1770809799">
      <w:bodyDiv w:val="1"/>
      <w:marLeft w:val="0"/>
      <w:marRight w:val="0"/>
      <w:marTop w:val="0"/>
      <w:marBottom w:val="0"/>
      <w:divBdr>
        <w:top w:val="none" w:sz="0" w:space="0" w:color="auto"/>
        <w:left w:val="none" w:sz="0" w:space="0" w:color="auto"/>
        <w:bottom w:val="none" w:sz="0" w:space="0" w:color="auto"/>
        <w:right w:val="none" w:sz="0" w:space="0" w:color="auto"/>
      </w:divBdr>
    </w:div>
    <w:div w:id="1791170694">
      <w:bodyDiv w:val="1"/>
      <w:marLeft w:val="0"/>
      <w:marRight w:val="0"/>
      <w:marTop w:val="0"/>
      <w:marBottom w:val="0"/>
      <w:divBdr>
        <w:top w:val="none" w:sz="0" w:space="0" w:color="auto"/>
        <w:left w:val="none" w:sz="0" w:space="0" w:color="auto"/>
        <w:bottom w:val="none" w:sz="0" w:space="0" w:color="auto"/>
        <w:right w:val="none" w:sz="0" w:space="0" w:color="auto"/>
      </w:divBdr>
    </w:div>
    <w:div w:id="1798792413">
      <w:bodyDiv w:val="1"/>
      <w:marLeft w:val="0"/>
      <w:marRight w:val="0"/>
      <w:marTop w:val="0"/>
      <w:marBottom w:val="0"/>
      <w:divBdr>
        <w:top w:val="none" w:sz="0" w:space="0" w:color="auto"/>
        <w:left w:val="none" w:sz="0" w:space="0" w:color="auto"/>
        <w:bottom w:val="none" w:sz="0" w:space="0" w:color="auto"/>
        <w:right w:val="none" w:sz="0" w:space="0" w:color="auto"/>
      </w:divBdr>
    </w:div>
    <w:div w:id="1814835949">
      <w:bodyDiv w:val="1"/>
      <w:marLeft w:val="0"/>
      <w:marRight w:val="0"/>
      <w:marTop w:val="0"/>
      <w:marBottom w:val="0"/>
      <w:divBdr>
        <w:top w:val="none" w:sz="0" w:space="0" w:color="auto"/>
        <w:left w:val="none" w:sz="0" w:space="0" w:color="auto"/>
        <w:bottom w:val="none" w:sz="0" w:space="0" w:color="auto"/>
        <w:right w:val="none" w:sz="0" w:space="0" w:color="auto"/>
      </w:divBdr>
    </w:div>
    <w:div w:id="1840002599">
      <w:bodyDiv w:val="1"/>
      <w:marLeft w:val="0"/>
      <w:marRight w:val="0"/>
      <w:marTop w:val="0"/>
      <w:marBottom w:val="0"/>
      <w:divBdr>
        <w:top w:val="none" w:sz="0" w:space="0" w:color="auto"/>
        <w:left w:val="none" w:sz="0" w:space="0" w:color="auto"/>
        <w:bottom w:val="none" w:sz="0" w:space="0" w:color="auto"/>
        <w:right w:val="none" w:sz="0" w:space="0" w:color="auto"/>
      </w:divBdr>
    </w:div>
    <w:div w:id="1866602755">
      <w:bodyDiv w:val="1"/>
      <w:marLeft w:val="0"/>
      <w:marRight w:val="0"/>
      <w:marTop w:val="0"/>
      <w:marBottom w:val="0"/>
      <w:divBdr>
        <w:top w:val="none" w:sz="0" w:space="0" w:color="auto"/>
        <w:left w:val="none" w:sz="0" w:space="0" w:color="auto"/>
        <w:bottom w:val="none" w:sz="0" w:space="0" w:color="auto"/>
        <w:right w:val="none" w:sz="0" w:space="0" w:color="auto"/>
      </w:divBdr>
    </w:div>
    <w:div w:id="1908103736">
      <w:bodyDiv w:val="1"/>
      <w:marLeft w:val="0"/>
      <w:marRight w:val="0"/>
      <w:marTop w:val="0"/>
      <w:marBottom w:val="0"/>
      <w:divBdr>
        <w:top w:val="none" w:sz="0" w:space="0" w:color="auto"/>
        <w:left w:val="none" w:sz="0" w:space="0" w:color="auto"/>
        <w:bottom w:val="none" w:sz="0" w:space="0" w:color="auto"/>
        <w:right w:val="none" w:sz="0" w:space="0" w:color="auto"/>
      </w:divBdr>
    </w:div>
    <w:div w:id="1937441081">
      <w:bodyDiv w:val="1"/>
      <w:marLeft w:val="0"/>
      <w:marRight w:val="0"/>
      <w:marTop w:val="0"/>
      <w:marBottom w:val="0"/>
      <w:divBdr>
        <w:top w:val="none" w:sz="0" w:space="0" w:color="auto"/>
        <w:left w:val="none" w:sz="0" w:space="0" w:color="auto"/>
        <w:bottom w:val="none" w:sz="0" w:space="0" w:color="auto"/>
        <w:right w:val="none" w:sz="0" w:space="0" w:color="auto"/>
      </w:divBdr>
    </w:div>
    <w:div w:id="1980920340">
      <w:bodyDiv w:val="1"/>
      <w:marLeft w:val="0"/>
      <w:marRight w:val="0"/>
      <w:marTop w:val="0"/>
      <w:marBottom w:val="0"/>
      <w:divBdr>
        <w:top w:val="none" w:sz="0" w:space="0" w:color="auto"/>
        <w:left w:val="none" w:sz="0" w:space="0" w:color="auto"/>
        <w:bottom w:val="none" w:sz="0" w:space="0" w:color="auto"/>
        <w:right w:val="none" w:sz="0" w:space="0" w:color="auto"/>
      </w:divBdr>
    </w:div>
    <w:div w:id="1987977420">
      <w:bodyDiv w:val="1"/>
      <w:marLeft w:val="0"/>
      <w:marRight w:val="0"/>
      <w:marTop w:val="0"/>
      <w:marBottom w:val="0"/>
      <w:divBdr>
        <w:top w:val="none" w:sz="0" w:space="0" w:color="auto"/>
        <w:left w:val="none" w:sz="0" w:space="0" w:color="auto"/>
        <w:bottom w:val="none" w:sz="0" w:space="0" w:color="auto"/>
        <w:right w:val="none" w:sz="0" w:space="0" w:color="auto"/>
      </w:divBdr>
    </w:div>
    <w:div w:id="2005430684">
      <w:bodyDiv w:val="1"/>
      <w:marLeft w:val="0"/>
      <w:marRight w:val="0"/>
      <w:marTop w:val="0"/>
      <w:marBottom w:val="0"/>
      <w:divBdr>
        <w:top w:val="none" w:sz="0" w:space="0" w:color="auto"/>
        <w:left w:val="none" w:sz="0" w:space="0" w:color="auto"/>
        <w:bottom w:val="none" w:sz="0" w:space="0" w:color="auto"/>
        <w:right w:val="none" w:sz="0" w:space="0" w:color="auto"/>
      </w:divBdr>
    </w:div>
    <w:div w:id="2018925592">
      <w:bodyDiv w:val="1"/>
      <w:marLeft w:val="0"/>
      <w:marRight w:val="0"/>
      <w:marTop w:val="0"/>
      <w:marBottom w:val="0"/>
      <w:divBdr>
        <w:top w:val="none" w:sz="0" w:space="0" w:color="auto"/>
        <w:left w:val="none" w:sz="0" w:space="0" w:color="auto"/>
        <w:bottom w:val="none" w:sz="0" w:space="0" w:color="auto"/>
        <w:right w:val="none" w:sz="0" w:space="0" w:color="auto"/>
      </w:divBdr>
    </w:div>
    <w:div w:id="2023972550">
      <w:bodyDiv w:val="1"/>
      <w:marLeft w:val="0"/>
      <w:marRight w:val="0"/>
      <w:marTop w:val="0"/>
      <w:marBottom w:val="0"/>
      <w:divBdr>
        <w:top w:val="none" w:sz="0" w:space="0" w:color="auto"/>
        <w:left w:val="none" w:sz="0" w:space="0" w:color="auto"/>
        <w:bottom w:val="none" w:sz="0" w:space="0" w:color="auto"/>
        <w:right w:val="none" w:sz="0" w:space="0" w:color="auto"/>
      </w:divBdr>
    </w:div>
    <w:div w:id="2033411988">
      <w:bodyDiv w:val="1"/>
      <w:marLeft w:val="0"/>
      <w:marRight w:val="0"/>
      <w:marTop w:val="0"/>
      <w:marBottom w:val="0"/>
      <w:divBdr>
        <w:top w:val="none" w:sz="0" w:space="0" w:color="auto"/>
        <w:left w:val="none" w:sz="0" w:space="0" w:color="auto"/>
        <w:bottom w:val="none" w:sz="0" w:space="0" w:color="auto"/>
        <w:right w:val="none" w:sz="0" w:space="0" w:color="auto"/>
      </w:divBdr>
    </w:div>
    <w:div w:id="2034645504">
      <w:bodyDiv w:val="1"/>
      <w:marLeft w:val="0"/>
      <w:marRight w:val="0"/>
      <w:marTop w:val="0"/>
      <w:marBottom w:val="0"/>
      <w:divBdr>
        <w:top w:val="none" w:sz="0" w:space="0" w:color="auto"/>
        <w:left w:val="none" w:sz="0" w:space="0" w:color="auto"/>
        <w:bottom w:val="none" w:sz="0" w:space="0" w:color="auto"/>
        <w:right w:val="none" w:sz="0" w:space="0" w:color="auto"/>
      </w:divBdr>
    </w:div>
    <w:div w:id="2041082497">
      <w:bodyDiv w:val="1"/>
      <w:marLeft w:val="0"/>
      <w:marRight w:val="0"/>
      <w:marTop w:val="0"/>
      <w:marBottom w:val="0"/>
      <w:divBdr>
        <w:top w:val="none" w:sz="0" w:space="0" w:color="auto"/>
        <w:left w:val="none" w:sz="0" w:space="0" w:color="auto"/>
        <w:bottom w:val="none" w:sz="0" w:space="0" w:color="auto"/>
        <w:right w:val="none" w:sz="0" w:space="0" w:color="auto"/>
      </w:divBdr>
    </w:div>
    <w:div w:id="2057504154">
      <w:bodyDiv w:val="1"/>
      <w:marLeft w:val="0"/>
      <w:marRight w:val="0"/>
      <w:marTop w:val="0"/>
      <w:marBottom w:val="0"/>
      <w:divBdr>
        <w:top w:val="none" w:sz="0" w:space="0" w:color="auto"/>
        <w:left w:val="none" w:sz="0" w:space="0" w:color="auto"/>
        <w:bottom w:val="none" w:sz="0" w:space="0" w:color="auto"/>
        <w:right w:val="none" w:sz="0" w:space="0" w:color="auto"/>
      </w:divBdr>
    </w:div>
    <w:div w:id="2102755188">
      <w:bodyDiv w:val="1"/>
      <w:marLeft w:val="0"/>
      <w:marRight w:val="0"/>
      <w:marTop w:val="0"/>
      <w:marBottom w:val="0"/>
      <w:divBdr>
        <w:top w:val="none" w:sz="0" w:space="0" w:color="auto"/>
        <w:left w:val="none" w:sz="0" w:space="0" w:color="auto"/>
        <w:bottom w:val="none" w:sz="0" w:space="0" w:color="auto"/>
        <w:right w:val="none" w:sz="0" w:space="0" w:color="auto"/>
      </w:divBdr>
    </w:div>
    <w:div w:id="2123261525">
      <w:bodyDiv w:val="1"/>
      <w:marLeft w:val="0"/>
      <w:marRight w:val="0"/>
      <w:marTop w:val="0"/>
      <w:marBottom w:val="0"/>
      <w:divBdr>
        <w:top w:val="none" w:sz="0" w:space="0" w:color="auto"/>
        <w:left w:val="none" w:sz="0" w:space="0" w:color="auto"/>
        <w:bottom w:val="none" w:sz="0" w:space="0" w:color="auto"/>
        <w:right w:val="none" w:sz="0" w:space="0" w:color="auto"/>
      </w:divBdr>
    </w:div>
    <w:div w:id="2134443166">
      <w:bodyDiv w:val="1"/>
      <w:marLeft w:val="0"/>
      <w:marRight w:val="0"/>
      <w:marTop w:val="0"/>
      <w:marBottom w:val="0"/>
      <w:divBdr>
        <w:top w:val="none" w:sz="0" w:space="0" w:color="auto"/>
        <w:left w:val="none" w:sz="0" w:space="0" w:color="auto"/>
        <w:bottom w:val="none" w:sz="0" w:space="0" w:color="auto"/>
        <w:right w:val="none" w:sz="0" w:space="0" w:color="auto"/>
      </w:divBdr>
    </w:div>
    <w:div w:id="21361718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doi.org/10.1093/bioinformatics/bth480" TargetMode="External"/><Relationship Id="rId2" Type="http://schemas.openxmlformats.org/officeDocument/2006/relationships/hyperlink" Target="https://doi.org/10.1101/gr.258848.119" TargetMode="External"/><Relationship Id="rId1" Type="http://schemas.openxmlformats.org/officeDocument/2006/relationships/hyperlink" Target="https://doi.org/10.1101/gr.258848.119" TargetMode="External"/><Relationship Id="rId6" Type="http://schemas.openxmlformats.org/officeDocument/2006/relationships/hyperlink" Target="https://doi.org/10.1093/bioinformatics/btl662" TargetMode="External"/><Relationship Id="rId5" Type="http://schemas.openxmlformats.org/officeDocument/2006/relationships/hyperlink" Target="https://meme-suite.org/meme/" TargetMode="External"/><Relationship Id="rId4" Type="http://schemas.openxmlformats.org/officeDocument/2006/relationships/hyperlink" Target="https://doi.org/10.1093/bioinformatics/btr064" TargetMode="External"/></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31" Type="http://schemas.openxmlformats.org/officeDocument/2006/relationships/image" Target="media/image21.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1868574"/>
        <w:category>
          <w:name w:val="General"/>
          <w:gallery w:val="placeholder"/>
        </w:category>
        <w:types>
          <w:type w:val="bbPlcHdr"/>
        </w:types>
        <w:behaviors>
          <w:behavior w:val="content"/>
        </w:behaviors>
        <w:guid w:val="{BBFD236E-98BA-4BD4-8120-38C6549793D8}"/>
      </w:docPartPr>
      <w:docPartBody>
        <w:p w:rsidR="004D08FD" w:rsidRDefault="004D08FD"/>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MBX12">
    <w:altName w:val="Yu Gothic"/>
    <w:panose1 w:val="00000000000000000000"/>
    <w:charset w:val="80"/>
    <w:family w:val="auto"/>
    <w:notTrueType/>
    <w:pitch w:val="default"/>
    <w:sig w:usb0="00000001" w:usb1="08070000" w:usb2="00000010" w:usb3="00000000" w:csb0="00020000" w:csb1="00000000"/>
  </w:font>
  <w:font w:name="CMR12">
    <w:altName w:val="Yu Gothic"/>
    <w:panose1 w:val="00000000000000000000"/>
    <w:charset w:val="80"/>
    <w:family w:val="auto"/>
    <w:notTrueType/>
    <w:pitch w:val="default"/>
    <w:sig w:usb0="00000001" w:usb1="08070000" w:usb2="00000010" w:usb3="00000000" w:csb0="00020000" w:csb1="00000000"/>
  </w:font>
  <w:font w:name="CMR10">
    <w:altName w:val="Yu Gothic"/>
    <w:panose1 w:val="00000000000000000000"/>
    <w:charset w:val="80"/>
    <w:family w:val="auto"/>
    <w:notTrueType/>
    <w:pitch w:val="default"/>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 w:name="CMBX10">
    <w:altName w:val="Yu Gothic"/>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4D08FD"/>
    <w:rsid w:val="004D08FD"/>
    <w:rsid w:val="00DA6752"/>
  </w:rsids>
  <m:mathPr>
    <m:mathFont m:val="Cambria Math"/>
    <m:brkBin m:val="before"/>
    <m:brkBinSub m:val="--"/>
    <m:smallFrac m:val="0"/>
    <m:dispDef/>
    <m:lMargin m:val="0"/>
    <m:rMargin m:val="0"/>
    <m:defJc m:val="centerGroup"/>
    <m:wrapIndent m:val="1440"/>
    <m:intLim m:val="subSup"/>
    <m:naryLim m:val="undOvr"/>
  </m:mathPr>
  <w:themeFontLang w:val="en-AT"/>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T" w:eastAsia="en-A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Jol20</b:Tag>
    <b:SourceType>JournalArticle</b:SourceType>
    <b:Guid>{C7E73402-6363-4042-9EA8-6FBA8D5E3164}</b:Guid>
    <b:Author>
      <b:Author>
        <b:NameList>
          <b:Person>
            <b:Last>Jolma</b:Last>
            <b:First>A.,</b:First>
            <b:Middle>Zhang, J., Mondragón, E., Morgunova, E., Kivioja, T., Laverty, K. U., Yin, Y., Zhu, F., Bourenkov, G., Morris, Q., Hughes, T. R., Maher, L. J., 3rd, &amp; Taipale, J.</b:Middle>
          </b:Person>
        </b:NameList>
      </b:Author>
    </b:Author>
    <b:Title>Binding specificities of human RNA-binding proteins toward structures and linear RNA sequences</b:Title>
    <b:JournalName>Genome Research</b:JournalName>
    <b:Year>2020</b:Year>
    <b:Pages>962-973</b:Pages>
    <b:Volume>30</b:Volume>
    <b:Issue>7</b:Issue>
    <b:RefOrder>2</b:RefOrder>
  </b:Source>
  <b:Source>
    <b:Tag>Art22</b:Tag>
    <b:SourceType>JournalArticle</b:SourceType>
    <b:Guid>{4EE4F7E5-5F76-407F-A904-827B49EC27C0}</b:Guid>
    <b:Author>
      <b:Author>
        <b:NameList>
          <b:Person>
            <b:Last>Theuer</b:Last>
            <b:First>Arthur</b:First>
          </b:Person>
        </b:NameList>
      </b:Author>
    </b:Author>
    <b:Title>Analysis of autologous binding preferences of RNA-binding proteins</b:Title>
    <b:JournalName>Bachelor Thesis</b:JournalName>
    <b:Year>2022</b:Year>
    <b:RefOrder>3</b:RefOrder>
  </b:Source>
  <b:Source>
    <b:Tag>Pol13</b:Tag>
    <b:SourceType>JournalArticle</b:SourceType>
    <b:Guid>{6EBFF95D-2318-410F-9381-12D5693F6067}</b:Guid>
    <b:Author>
      <b:Author>
        <b:NameList>
          <b:Person>
            <b:Last>Polyansky</b:Last>
            <b:First>A.</b:First>
            <b:Middle>A.</b:Middle>
          </b:Person>
          <b:Person>
            <b:Last>Zagrovic</b:Last>
            <b:First>B.</b:First>
          </b:Person>
        </b:NameList>
      </b:Author>
    </b:Author>
    <b:Title>Evidence of direct complementary interactions between messenger RNAs and their cognate proteins</b:Title>
    <b:JournalName>Nucleic acids research</b:JournalName>
    <b:Year>2013</b:Year>
    <b:Pages>8434-8443</b:Pages>
    <b:Volume>41</b:Volume>
    <b:RefOrder>9</b:RefOrder>
  </b:Source>
  <b:Source>
    <b:Tag>Zag18</b:Tag>
    <b:SourceType>JournalArticle</b:SourceType>
    <b:Guid>{BDBC08A5-D01C-4D59-8A2F-2BF68C6DD2C8}</b:Guid>
    <b:Author>
      <b:Author>
        <b:NameList>
          <b:Person>
            <b:Last>Zagrovic</b:Last>
            <b:First>B.</b:First>
          </b:Person>
          <b:Person>
            <b:Last>Bartonek</b:Last>
            <b:First>L.</b:First>
          </b:Person>
          <b:Person>
            <b:Last>Polyansky</b:Last>
            <b:First>A.</b:First>
            <b:Middle>A.</b:Middle>
          </b:Person>
        </b:NameList>
      </b:Author>
    </b:Author>
    <b:Title>RNA-protein interactions in an unstructured context</b:Title>
    <b:JournalName>FEBS letters</b:JournalName>
    <b:Year>2018</b:Year>
    <b:Pages>2901-2916</b:Pages>
    <b:Volume>592</b:Volume>
    <b:RefOrder>10</b:RefOrder>
  </b:Source>
  <b:Source>
    <b:Tag>Hle12</b:Tag>
    <b:SourceType>JournalArticle</b:SourceType>
    <b:Guid>{A0EE5BD3-FD86-40AD-A5CD-662BC6F30773}</b:Guid>
    <b:Author>
      <b:Author>
        <b:NameList>
          <b:Person>
            <b:Last>Hlevnjak</b:Last>
            <b:First>M.</b:First>
          </b:Person>
          <b:Person>
            <b:Last>Polyansky</b:Last>
            <b:First>A.</b:First>
            <b:Middle>A.</b:Middle>
          </b:Person>
          <b:Person>
            <b:Last>Zagrovic</b:Last>
            <b:First>B.</b:First>
          </b:Person>
        </b:NameList>
      </b:Author>
    </b:Author>
    <b:Title>Sequence signatures of direct complementarity between mRNAs and cognate proteins on multiple levels</b:Title>
    <b:JournalName>Nucleic acids research</b:JournalName>
    <b:Year>2012</b:Year>
    <b:Pages>8874-8882</b:Pages>
    <b:Volume>40</b:Volume>
    <b:RefOrder>11</b:RefOrder>
  </b:Source>
  <b:Source>
    <b:Tag>Pol131</b:Tag>
    <b:SourceType>JournalArticle</b:SourceType>
    <b:Guid>{42C4C7AF-FB61-49BC-AA6E-0FE900854003}</b:Guid>
    <b:Author>
      <b:Author>
        <b:NameList>
          <b:Person>
            <b:Last>Polyansky</b:Last>
            <b:First>A.</b:First>
            <b:Middle>A.</b:Middle>
          </b:Person>
          <b:Person>
            <b:Last>Hlevnjak</b:Last>
            <b:First>M.</b:First>
          </b:Person>
          <b:Person>
            <b:Last>Zagrovic</b:Last>
            <b:First>B.</b:First>
          </b:Person>
        </b:NameList>
      </b:Author>
    </b:Author>
    <b:Title>Proteome-wide analysis reveals clues of complementary interactions between mRNAs and their cognate proteins as the physicochemical foundation of the genetic code</b:Title>
    <b:JournalName>RNA biology</b:JournalName>
    <b:Year>2013</b:Year>
    <b:Pages>1248-1254</b:Pages>
    <b:Volume>10</b:Volume>
    <b:RefOrder>12</b:RefOrder>
  </b:Source>
  <b:Source>
    <b:Tag>Yas20</b:Tag>
    <b:SourceType>JournalArticle</b:SourceType>
    <b:Guid>{A877A3A1-D139-42D1-81EC-809F401CD66E}</b:Guid>
    <b:Author>
      <b:Author>
        <b:NameList>
          <b:Person>
            <b:Last>Yasmeen</b:Last>
            <b:First>F.,</b:First>
            <b:Middle>Seo, H., Javaid, N., Kim, M. S., &amp; Choi, S.</b:Middle>
          </b:Person>
        </b:NameList>
      </b:Author>
    </b:Author>
    <b:Title>Therapeutic Interventions into Innate Immune Diseases by Means of Aptamers</b:Title>
    <b:JournalName>Pharmaceutics</b:JournalName>
    <b:Year>2020</b:Year>
    <b:Pages>955</b:Pages>
    <b:Volume>12</b:Volume>
    <b:Issue>10</b:Issue>
    <b:RefOrder>6</b:RefOrder>
  </b:Source>
  <b:Source>
    <b:Tag>Ray17</b:Tag>
    <b:SourceType>JournalArticle</b:SourceType>
    <b:Guid>{476814A4-9CC2-4B82-81ED-005C81AA072A}</b:Guid>
    <b:Author>
      <b:Author>
        <b:NameList>
          <b:Person>
            <b:Last>Ray D</b:Last>
            <b:First>Ha</b:First>
            <b:Middle>KCH, Nie K, Zheng H, Hughes TR, Morris QD.</b:Middle>
          </b:Person>
        </b:NameList>
      </b:Author>
    </b:Author>
    <b:Title>RNAcompete methodology and application to determine sequence preferences of unconventional RNA-binding proteins</b:Title>
    <b:JournalName>Methods</b:JournalName>
    <b:Year>2017</b:Year>
    <b:Pages>118-119</b:Pages>
    <b:RefOrder>5</b:RefOrder>
  </b:Source>
  <b:Source>
    <b:Tag>Coo15</b:Tag>
    <b:SourceType>JournalArticle</b:SourceType>
    <b:Guid>{2C8263C4-0B4A-4B1E-A13B-B19E7269A47B}</b:Guid>
    <b:Author>
      <b:Author>
        <b:NameList>
          <b:Person>
            <b:Last>KB</b:Last>
            <b:First>Cook</b:First>
          </b:Person>
          <b:Person>
            <b:Last>TR</b:Last>
            <b:First>Hughes</b:First>
          </b:Person>
          <b:Person>
            <b:Last>QD</b:Last>
            <b:First>Morris</b:First>
          </b:Person>
        </b:NameList>
      </b:Author>
    </b:Author>
    <b:Title>High-throughput characterization of protein-RNA interactions</b:Title>
    <b:JournalName>Brief Funct Genomics</b:JournalName>
    <b:Year>2015</b:Year>
    <b:Pages>74-89</b:Pages>
    <b:Volume>14</b:Volume>
    <b:Issue>1</b:Issue>
    <b:RefOrder>4</b:RefOrder>
  </b:Source>
  <b:Source>
    <b:Tag>Dom</b:Tag>
    <b:SourceType>JournalArticle</b:SourceType>
    <b:Guid>{0697702E-0154-40E9-9F46-9F0FF926EBB9}</b:Guid>
    <b:Author>
      <b:Author>
        <b:NameList>
          <b:Person>
            <b:Last>D</b:Last>
            <b:First>Dominguez</b:First>
          </b:Person>
          <b:Person>
            <b:Last>P</b:Last>
            <b:First>Freese</b:First>
          </b:Person>
          <b:Person>
            <b:Last>MS</b:Last>
            <b:First>Alexis</b:First>
          </b:Person>
          <b:Person>
            <b:Last>A</b:Last>
            <b:First>Su</b:First>
          </b:Person>
          <b:Person>
            <b:Last>M</b:Last>
            <b:First>Hochman</b:First>
          </b:Person>
          <b:Person>
            <b:Last>T</b:Last>
            <b:First>Palden</b:First>
          </b:Person>
          <b:Person>
            <b:Last>C</b:Last>
            <b:First>Bazile</b:First>
          </b:Person>
          <b:Person>
            <b:Last>NJ</b:Last>
            <b:First>Lambert</b:First>
          </b:Person>
          <b:Person>
            <b:Last>EL</b:Last>
            <b:First>Van</b:First>
            <b:Middle>Nostrand</b:Middle>
          </b:Person>
          <b:Person>
            <b:Last>GA</b:Last>
            <b:First>Pratt</b:First>
          </b:Person>
          <b:Person>
            <b:Last>GW</b:Last>
            <b:First>Yeo</b:First>
          </b:Person>
          <b:Person>
            <b:Last>BR</b:Last>
            <b:First>Graveley</b:First>
          </b:Person>
          <b:Person>
            <b:Last>CB</b:Last>
            <b:First>Burge</b:First>
          </b:Person>
        </b:NameList>
      </b:Author>
    </b:Author>
    <b:Title>Sequence, Structure, and Context Preferences of Human RNA Binding Proteins</b:Title>
    <b:JournalName>Mol Cell</b:JournalName>
    <b:Year>2018</b:Year>
    <b:Pages>854-867</b:Pages>
    <b:Volume>70</b:Volume>
    <b:Issue>5</b:Issue>
    <b:RefOrder>13</b:RefOrder>
  </b:Source>
  <b:Source>
    <b:Tag>Giu16</b:Tag>
    <b:SourceType>JournalArticle</b:SourceType>
    <b:Guid>{E5CB80B8-5AA4-47C8-A021-475910D61558}</b:Guid>
    <b:Author>
      <b:Author>
        <b:NameList>
          <b:Person>
            <b:Last>G</b:Last>
            <b:First>Giudice</b:First>
          </b:Person>
          <b:Person>
            <b:Last>F</b:Last>
            <b:First>Sánchez-Cabo</b:First>
          </b:Person>
          <b:Person>
            <b:Last>C</b:Last>
            <b:First>Torroja</b:First>
          </b:Person>
          <b:Person>
            <b:Last>E</b:Last>
            <b:First>Lara-Pezzi</b:First>
          </b:Person>
        </b:NameList>
      </b:Author>
    </b:Author>
    <b:Title>ATtRACT-a database of RNA-binding proteins and associated motifs</b:Title>
    <b:JournalName>Database (Oxford)</b:JournalName>
    <b:Year>2016</b:Year>
    <b:RefOrder>1</b:RefOrder>
  </b:Source>
  <b:Source>
    <b:Tag>Jin07</b:Tag>
    <b:SourceType>JournalArticle</b:SourceType>
    <b:Guid>{F3BFC463-FE83-4FAD-B196-4C69387055F5}</b:Guid>
    <b:Author>
      <b:Author>
        <b:NameList>
          <b:Person>
            <b:Last>Zhang</b:Last>
            <b:First>Jing</b:First>
          </b:Person>
          <b:Person>
            <b:Last>Jiang</b:Last>
            <b:First>Bo</b:First>
          </b:Person>
          <b:Person>
            <b:Last>Li</b:Last>
            <b:First>Ming</b:First>
          </b:Person>
          <b:Person>
            <b:Last>Tromp</b:Last>
            <b:First>John</b:First>
          </b:Person>
          <b:Person>
            <b:Last>Zhang</b:Last>
            <b:First>Xuegong</b:First>
          </b:Person>
          <b:Person>
            <b:Last>Zhang</b:Last>
            <b:First>Michael</b:First>
            <b:Middle>Q.</b:Middle>
          </b:Person>
        </b:NameList>
      </b:Author>
    </b:Author>
    <b:Title>Computing exact P-values for DNA motifs</b:Title>
    <b:JournalName>Bioinformatics</b:JournalName>
    <b:Year>2007</b:Year>
    <b:Pages>531–537</b:Pages>
    <b:Volume>23</b:Volume>
    <b:Issue>5</b:Issue>
    <b:RefOrder>7</b:RefOrder>
  </b:Source>
  <b:Source>
    <b:Tag>You08</b:Tag>
    <b:SourceType>JournalArticle</b:SourceType>
    <b:Guid>{1553E2E8-E955-4FBE-81E8-537DB0544DEB}</b:Guid>
    <b:Author>
      <b:Author>
        <b:NameList>
          <b:Person>
            <b:Last>Pan</b:Last>
            <b:First>Youlian</b:First>
          </b:Person>
          <b:Person>
            <b:Last>Phan</b:Last>
            <b:First>Sieu</b:First>
          </b:Person>
        </b:NameList>
      </b:Author>
    </b:Author>
    <b:Title>Guide to Threshold Selection for Motif Prediction Using Positional Weight Matrix</b:Title>
    <b:JournalName>Proceedings of the International MultiConference of Engineers and Computer Scientists</b:JournalName>
    <b:Year>2008</b:Year>
    <b:Pages>19-21</b:Pages>
    <b:Volume>1</b:Volume>
    <b:RefOrder>8</b:RefOrder>
  </b:Source>
</b:Sources>
</file>

<file path=customXml/itemProps1.xml><?xml version="1.0" encoding="utf-8"?>
<ds:datastoreItem xmlns:ds="http://schemas.openxmlformats.org/officeDocument/2006/customXml" ds:itemID="{308A19BE-B532-4101-A0DC-4E6B837BD2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9385</Words>
  <Characters>53501</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mor had</dc:creator>
  <cp:lastModifiedBy>sgwtrl@univie.onmicrosoft.com</cp:lastModifiedBy>
  <cp:revision>42</cp:revision>
  <cp:lastPrinted>2022-04-04T20:24:00Z</cp:lastPrinted>
  <dcterms:created xsi:type="dcterms:W3CDTF">2022-03-22T09:21:00Z</dcterms:created>
  <dcterms:modified xsi:type="dcterms:W3CDTF">2022-05-06T09:14:00Z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c8d8c374-cf80-38a2-b98b-08ba03a27d27</vt:lpwstr>
  </property>
  <property fmtid="{D5CDD505-2E9C-101B-9397-08002B2CF9AE}" pid="4" name="Mendeley Citation Style_1">
    <vt:lpwstr>http://www.zotero.org/styles/harvard-cite-them-right</vt:lpwstr>
  </property>
</Properties>
</file>